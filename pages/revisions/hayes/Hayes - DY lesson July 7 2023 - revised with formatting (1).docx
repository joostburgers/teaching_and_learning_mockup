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99F3A" w14:textId="5E870C2C" w:rsidR="00DC42F1" w:rsidRPr="009B7F1E" w:rsidRDefault="00DC42F1" w:rsidP="00DC42F1">
      <w:pPr>
        <w:spacing w:line="240" w:lineRule="auto"/>
        <w:rPr>
          <w:rFonts w:eastAsia="Times New Roman"/>
          <w:b/>
        </w:rPr>
      </w:pPr>
      <w:r w:rsidRPr="009B7F1E">
        <w:rPr>
          <w:rFonts w:eastAsia="Times New Roman"/>
          <w:b/>
        </w:rPr>
        <w:t xml:space="preserve">Title: “Multimodal </w:t>
      </w:r>
      <w:r w:rsidR="005E7DA6">
        <w:rPr>
          <w:rFonts w:eastAsia="Times New Roman"/>
          <w:b/>
        </w:rPr>
        <w:t>C</w:t>
      </w:r>
      <w:r w:rsidRPr="009B7F1E">
        <w:rPr>
          <w:rFonts w:eastAsia="Times New Roman"/>
          <w:b/>
        </w:rPr>
        <w:t xml:space="preserve">omposition and </w:t>
      </w:r>
      <w:r w:rsidR="001A5D7C" w:rsidRPr="009B7F1E">
        <w:rPr>
          <w:rFonts w:eastAsia="Times New Roman"/>
          <w:b/>
        </w:rPr>
        <w:t>‘A Rose for Emily’</w:t>
      </w:r>
      <w:r w:rsidRPr="009B7F1E">
        <w:rPr>
          <w:rFonts w:eastAsia="Times New Roman"/>
          <w:b/>
        </w:rPr>
        <w:t>”</w:t>
      </w:r>
    </w:p>
    <w:p w14:paraId="445E405C" w14:textId="6ED7DA31" w:rsidR="007A782A" w:rsidRPr="009B7F1E" w:rsidRDefault="007A782A"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782A" w:rsidRPr="009B7F1E" w14:paraId="4B9F3E8E" w14:textId="77777777" w:rsidTr="00F81D42">
        <w:tc>
          <w:tcPr>
            <w:tcW w:w="9360" w:type="dxa"/>
            <w:shd w:val="clear" w:color="auto" w:fill="auto"/>
            <w:tcMar>
              <w:top w:w="100" w:type="dxa"/>
              <w:left w:w="100" w:type="dxa"/>
              <w:bottom w:w="100" w:type="dxa"/>
              <w:right w:w="100" w:type="dxa"/>
            </w:tcMar>
          </w:tcPr>
          <w:p w14:paraId="19256BA4" w14:textId="77777777" w:rsidR="007A782A" w:rsidRPr="009B7F1E" w:rsidRDefault="007A782A" w:rsidP="00F81D42">
            <w:pPr>
              <w:widowControl w:val="0"/>
              <w:pBdr>
                <w:top w:val="nil"/>
                <w:left w:val="nil"/>
                <w:bottom w:val="nil"/>
                <w:right w:val="nil"/>
                <w:between w:val="nil"/>
              </w:pBdr>
              <w:spacing w:line="240" w:lineRule="auto"/>
            </w:pPr>
            <w:r w:rsidRPr="009B7F1E">
              <w:t>Preface</w:t>
            </w:r>
          </w:p>
        </w:tc>
      </w:tr>
      <w:tr w:rsidR="007A782A" w:rsidRPr="009B7F1E" w14:paraId="3B45061D" w14:textId="77777777" w:rsidTr="00F81D42">
        <w:tc>
          <w:tcPr>
            <w:tcW w:w="9360" w:type="dxa"/>
            <w:shd w:val="clear" w:color="auto" w:fill="auto"/>
            <w:tcMar>
              <w:top w:w="100" w:type="dxa"/>
              <w:left w:w="100" w:type="dxa"/>
              <w:bottom w:w="100" w:type="dxa"/>
              <w:right w:w="100" w:type="dxa"/>
            </w:tcMar>
          </w:tcPr>
          <w:p w14:paraId="372FAE78" w14:textId="217B6291" w:rsidR="007A782A" w:rsidRPr="009B7F1E" w:rsidRDefault="007A782A" w:rsidP="00F81D42">
            <w:pPr>
              <w:widowControl w:val="0"/>
              <w:pBdr>
                <w:top w:val="nil"/>
                <w:left w:val="nil"/>
                <w:bottom w:val="nil"/>
                <w:right w:val="nil"/>
                <w:between w:val="nil"/>
              </w:pBdr>
              <w:spacing w:line="240" w:lineRule="auto"/>
              <w:rPr>
                <w:rFonts w:eastAsia="Times New Roman"/>
              </w:rPr>
            </w:pPr>
            <w:r w:rsidRPr="009B7F1E">
              <w:rPr>
                <w:rFonts w:eastAsia="Times New Roman"/>
              </w:rPr>
              <w:t xml:space="preserve">&lt;p&gt; Students will utilize a range digital tools and archival material to compose literary analysis essays about “A Rose for Emily.” Students will conduct searches using visualization and narrative analysis tools, and they will study </w:t>
            </w:r>
            <w:r w:rsidR="009B7F1E">
              <w:rPr>
                <w:rFonts w:eastAsia="Times New Roman"/>
              </w:rPr>
              <w:t xml:space="preserve">an </w:t>
            </w:r>
            <w:r w:rsidRPr="009B7F1E">
              <w:rPr>
                <w:rFonts w:eastAsia="Times New Roman"/>
              </w:rPr>
              <w:t xml:space="preserve">archival </w:t>
            </w:r>
            <w:r w:rsidR="009B7F1E">
              <w:rPr>
                <w:rFonts w:eastAsia="Times New Roman"/>
              </w:rPr>
              <w:t>typescript</w:t>
            </w:r>
            <w:r w:rsidRPr="009B7F1E">
              <w:rPr>
                <w:rFonts w:eastAsia="Times New Roman"/>
              </w:rPr>
              <w:t xml:space="preserve"> of an unpublished version of the story. The activities culminate with students drafting an essay that incorporates and cites Digital Yoknapatawpha tools with hyperlinks, charts, screenshots, </w:t>
            </w:r>
            <w:r w:rsidR="009B7F1E">
              <w:rPr>
                <w:rFonts w:eastAsia="Times New Roman"/>
              </w:rPr>
              <w:t xml:space="preserve">and </w:t>
            </w:r>
            <w:r w:rsidRPr="009B7F1E">
              <w:rPr>
                <w:rFonts w:eastAsia="Times New Roman"/>
              </w:rPr>
              <w:t>photographs.</w:t>
            </w:r>
            <w:r w:rsidRPr="009B7F1E">
              <w:t xml:space="preserve"> </w:t>
            </w:r>
            <w:r w:rsidRPr="009B7F1E">
              <w:rPr>
                <w:rFonts w:eastAsia="Times New Roman"/>
              </w:rPr>
              <w:t>&lt;/p&gt;</w:t>
            </w:r>
          </w:p>
        </w:tc>
      </w:tr>
    </w:tbl>
    <w:p w14:paraId="4471DD19" w14:textId="5F3BE90A" w:rsidR="007A782A" w:rsidRPr="009B7F1E" w:rsidRDefault="007A782A"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782A" w:rsidRPr="009B7F1E" w14:paraId="5A1040C0" w14:textId="77777777" w:rsidTr="00F81D42">
        <w:tc>
          <w:tcPr>
            <w:tcW w:w="9360" w:type="dxa"/>
            <w:gridSpan w:val="2"/>
            <w:shd w:val="clear" w:color="auto" w:fill="auto"/>
            <w:tcMar>
              <w:top w:w="100" w:type="dxa"/>
              <w:left w:w="100" w:type="dxa"/>
              <w:bottom w:w="100" w:type="dxa"/>
              <w:right w:w="100" w:type="dxa"/>
            </w:tcMar>
          </w:tcPr>
          <w:p w14:paraId="414DA06D" w14:textId="75C9DCAA" w:rsidR="007A782A" w:rsidRPr="009B7F1E" w:rsidRDefault="007A782A" w:rsidP="00F81D42">
            <w:pPr>
              <w:widowControl w:val="0"/>
              <w:pBdr>
                <w:top w:val="nil"/>
                <w:left w:val="nil"/>
                <w:bottom w:val="nil"/>
                <w:right w:val="nil"/>
                <w:between w:val="nil"/>
              </w:pBdr>
              <w:spacing w:line="240" w:lineRule="auto"/>
              <w:rPr>
                <w:b/>
              </w:rPr>
            </w:pPr>
            <w:r w:rsidRPr="009B7F1E">
              <w:rPr>
                <w:b/>
              </w:rPr>
              <w:t xml:space="preserve">Activity 1: </w:t>
            </w:r>
            <w:r w:rsidRPr="009B7F1E">
              <w:rPr>
                <w:rFonts w:eastAsia="Times New Roman"/>
                <w:b/>
              </w:rPr>
              <w:t>Visualizing Identity and Social Relations in “A Rose for Emily”</w:t>
            </w:r>
          </w:p>
        </w:tc>
      </w:tr>
      <w:tr w:rsidR="007A782A" w:rsidRPr="009B7F1E" w14:paraId="1DEF893E" w14:textId="77777777" w:rsidTr="00F81D42">
        <w:tc>
          <w:tcPr>
            <w:tcW w:w="9360" w:type="dxa"/>
            <w:gridSpan w:val="2"/>
            <w:shd w:val="clear" w:color="auto" w:fill="auto"/>
            <w:tcMar>
              <w:top w:w="100" w:type="dxa"/>
              <w:left w:w="100" w:type="dxa"/>
              <w:bottom w:w="100" w:type="dxa"/>
              <w:right w:w="100" w:type="dxa"/>
            </w:tcMar>
          </w:tcPr>
          <w:p w14:paraId="3C90E6B5" w14:textId="799858FF" w:rsidR="007A782A" w:rsidRPr="009B7F1E" w:rsidRDefault="007C0C9E" w:rsidP="007927C2">
            <w:pPr>
              <w:spacing w:line="240" w:lineRule="auto"/>
              <w:rPr>
                <w:rFonts w:eastAsia="Times New Roman"/>
              </w:rPr>
            </w:pPr>
            <w:r w:rsidRPr="009B7F1E">
              <w:rPr>
                <w:rFonts w:eastAsia="Times New Roman"/>
              </w:rPr>
              <w:t xml:space="preserve">&lt;p&gt; </w:t>
            </w:r>
            <w:r w:rsidR="007A782A" w:rsidRPr="009B7F1E">
              <w:rPr>
                <w:rFonts w:eastAsia="Times New Roman"/>
              </w:rPr>
              <w:t>Digital Yoknapatawpha’s tools allow users to generate visual representations of social relations in each text, which students will utilize to think critically about the representations of race, class, and gender in Faulkner’s fiction. This activity produces visualizations illustrating the story’s centering of white upper-class characters and relative marginalization of working class and Black characters. The activity encourages students to understand better the limits of Faulkner’s fiction as historical representation.</w:t>
            </w:r>
            <w:r w:rsidRPr="009B7F1E">
              <w:rPr>
                <w:rFonts w:eastAsia="Times New Roman"/>
              </w:rPr>
              <w:t xml:space="preserve"> &lt;/p&gt;</w:t>
            </w:r>
          </w:p>
        </w:tc>
      </w:tr>
      <w:tr w:rsidR="007A782A" w:rsidRPr="009B7F1E" w14:paraId="2A7D2FCE" w14:textId="77777777" w:rsidTr="007A782A">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832709" w14:textId="39C3D4FA" w:rsidR="007A782A" w:rsidRPr="009B7F1E" w:rsidRDefault="007A782A" w:rsidP="007A782A">
            <w:pPr>
              <w:spacing w:line="240" w:lineRule="auto"/>
              <w:rPr>
                <w:rFonts w:eastAsia="Times New Roman"/>
                <w:b/>
              </w:rPr>
            </w:pPr>
            <w:r w:rsidRPr="009B7F1E">
              <w:rPr>
                <w:rFonts w:eastAsia="Times New Roman"/>
                <w:b/>
              </w:rPr>
              <w:t xml:space="preserve">Explore </w:t>
            </w:r>
          </w:p>
        </w:tc>
      </w:tr>
      <w:tr w:rsidR="007A782A" w:rsidRPr="009B7F1E" w14:paraId="5C6C1739" w14:textId="77777777" w:rsidTr="00F81D42">
        <w:tc>
          <w:tcPr>
            <w:tcW w:w="4680" w:type="dxa"/>
            <w:shd w:val="clear" w:color="auto" w:fill="auto"/>
            <w:tcMar>
              <w:top w:w="100" w:type="dxa"/>
              <w:left w:w="100" w:type="dxa"/>
              <w:bottom w:w="100" w:type="dxa"/>
              <w:right w:w="100" w:type="dxa"/>
            </w:tcMar>
          </w:tcPr>
          <w:p w14:paraId="0183E92C" w14:textId="4B1C8411" w:rsidR="007A782A" w:rsidRPr="009B7F1E" w:rsidRDefault="004F3F0E" w:rsidP="00F81D42">
            <w:pPr>
              <w:spacing w:line="240" w:lineRule="auto"/>
              <w:rPr>
                <w:rFonts w:eastAsia="Times New Roman"/>
              </w:rPr>
            </w:pPr>
            <w:r w:rsidRPr="009B7F1E">
              <w:rPr>
                <w:rFonts w:eastAsia="Times New Roman"/>
              </w:rPr>
              <w:t xml:space="preserve">&lt;p&gt; </w:t>
            </w:r>
            <w:r w:rsidR="007A782A" w:rsidRPr="009B7F1E">
              <w:rPr>
                <w:rFonts w:eastAsia="Times New Roman"/>
              </w:rPr>
              <w:t>Go to the</w:t>
            </w:r>
            <w:r w:rsidR="00DE670F">
              <w:fldChar w:fldCharType="begin"/>
            </w:r>
            <w:ins w:id="0" w:author="Hayes, Jon" w:date="2023-07-07T09:31:00Z">
              <w:r w:rsidR="004C7340">
                <w:instrText xml:space="preserve">HYPERLINK "http://faulkner.iath.virginia.edu/char-char-force.html" \h </w:instrText>
              </w:r>
            </w:ins>
            <w:del w:id="1" w:author="Hayes, Jon" w:date="2023-07-07T09:31:00Z">
              <w:r w:rsidR="00DE670F" w:rsidDel="004C7340">
                <w:delInstrText xml:space="preserve"> HYPERLINK "http://faulkner.iath.virginia.edu/char-char-force.html" \h </w:delInstrText>
              </w:r>
            </w:del>
            <w:r w:rsidR="00DE670F">
              <w:fldChar w:fldCharType="separate"/>
            </w:r>
            <w:del w:id="2" w:author="Hayes, Jon" w:date="2023-07-07T09:31:00Z">
              <w:r w:rsidR="007A782A" w:rsidRPr="009B7F1E" w:rsidDel="004C7340">
                <w:rPr>
                  <w:rFonts w:eastAsia="Times New Roman"/>
                  <w:color w:val="1155CC"/>
                  <w:u w:val="single"/>
                </w:rPr>
                <w:delText xml:space="preserve"> characters in force-directed graph</w:delText>
              </w:r>
            </w:del>
            <w:ins w:id="3" w:author="Hayes, Jon" w:date="2023-07-07T09:31:00Z">
              <w:r w:rsidR="004C7340">
                <w:rPr>
                  <w:rFonts w:eastAsia="Times New Roman"/>
                  <w:color w:val="1155CC"/>
                  <w:u w:val="single"/>
                </w:rPr>
                <w:t xml:space="preserve"> characters in force directed graph</w:t>
              </w:r>
            </w:ins>
            <w:r w:rsidR="00DE670F">
              <w:rPr>
                <w:rFonts w:eastAsia="Times New Roman"/>
                <w:color w:val="1155CC"/>
                <w:u w:val="single"/>
              </w:rPr>
              <w:fldChar w:fldCharType="end"/>
            </w:r>
            <w:r w:rsidR="007A782A" w:rsidRPr="009B7F1E">
              <w:rPr>
                <w:rFonts w:eastAsia="Times New Roman"/>
              </w:rPr>
              <w:t xml:space="preserve"> tool and select “A Rose for Emily.” Complete the following searches:</w:t>
            </w:r>
            <w:r w:rsidRPr="009B7F1E">
              <w:rPr>
                <w:rFonts w:eastAsia="Times New Roman"/>
              </w:rPr>
              <w:t xml:space="preserve"> &lt;/p&gt;</w:t>
            </w:r>
          </w:p>
          <w:p w14:paraId="36DA0790" w14:textId="77777777" w:rsidR="00650658" w:rsidRPr="009B7F1E" w:rsidRDefault="00650658" w:rsidP="00F81D42">
            <w:pPr>
              <w:spacing w:line="240" w:lineRule="auto"/>
            </w:pPr>
          </w:p>
          <w:p w14:paraId="346E9E54" w14:textId="17F575E3"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All characters</w:t>
            </w:r>
            <w:r w:rsidRPr="009B7F1E">
              <w:rPr>
                <w:rFonts w:eastAsia="Times New Roman"/>
              </w:rPr>
              <w:t xml:space="preserve"> - Search all characters (choose top field in “rank,” i.e. do not choose major or major and secondary characters).</w:t>
            </w:r>
            <w:r w:rsidRPr="009B7F1E">
              <w:t xml:space="preserve"> </w:t>
            </w:r>
            <w:r w:rsidRPr="009B7F1E">
              <w:rPr>
                <w:rFonts w:eastAsia="Times New Roman"/>
              </w:rPr>
              <w:t>&lt;/li&gt;</w:t>
            </w:r>
          </w:p>
          <w:p w14:paraId="12BCDADA" w14:textId="7B318B54"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Race</w:t>
            </w:r>
            <w:r w:rsidRPr="009B7F1E">
              <w:rPr>
                <w:rFonts w:eastAsia="Times New Roman"/>
              </w:rPr>
              <w:t xml:space="preserve"> - Search for all characters by race. Approximately how many total characters appear as white? How many total characters appear as Black? Which major and secondary characters appear as white? Which major and secondary characters appear as Black? &lt;/li&gt;</w:t>
            </w:r>
          </w:p>
          <w:p w14:paraId="7224AAF8" w14:textId="40545B94"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Gender</w:t>
            </w:r>
            <w:r w:rsidRPr="009B7F1E">
              <w:rPr>
                <w:rFonts w:eastAsia="Times New Roman"/>
              </w:rPr>
              <w:t xml:space="preserve"> - Search all characters by gender. Approximately how many male characters appear in the story, and how are they connected? About how many female characters appear in the story, and how are they connected? &lt;/li&gt;</w:t>
            </w:r>
          </w:p>
          <w:p w14:paraId="03BFDAC4" w14:textId="78EA507B"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Class</w:t>
            </w:r>
            <w:r w:rsidRPr="009B7F1E">
              <w:rPr>
                <w:rFonts w:eastAsia="Times New Roman"/>
              </w:rPr>
              <w:t xml:space="preserve"> - Search all characters by social class. Which characters appear according to each social class designation: upper class, middle class, lower class, and free Black? &lt;/li&gt;</w:t>
            </w:r>
          </w:p>
          <w:p w14:paraId="070054D7" w14:textId="693AB9C0" w:rsidR="00650658" w:rsidRPr="009B7F1E" w:rsidRDefault="00650658" w:rsidP="00F81D42">
            <w:pPr>
              <w:spacing w:line="240" w:lineRule="auto"/>
              <w:rPr>
                <w:rFonts w:eastAsia="Times New Roman"/>
              </w:rPr>
            </w:pPr>
            <w:r w:rsidRPr="009B7F1E">
              <w:rPr>
                <w:rFonts w:eastAsia="Times New Roman"/>
              </w:rPr>
              <w:t>&lt;li&gt;</w:t>
            </w:r>
            <w:r w:rsidRPr="009B7F1E">
              <w:rPr>
                <w:rFonts w:eastAsia="Times New Roman"/>
                <w:b/>
              </w:rPr>
              <w:t xml:space="preserve"> Other</w:t>
            </w:r>
            <w:r w:rsidRPr="009B7F1E">
              <w:rPr>
                <w:rFonts w:eastAsia="Times New Roman"/>
              </w:rPr>
              <w:t xml:space="preserve"> – Search any other modifier (i.e., vitality, etc.). What data appears in your search? &lt;/li&gt;</w:t>
            </w:r>
          </w:p>
        </w:tc>
        <w:tc>
          <w:tcPr>
            <w:tcW w:w="4680" w:type="dxa"/>
            <w:shd w:val="clear" w:color="auto" w:fill="auto"/>
            <w:tcMar>
              <w:top w:w="100" w:type="dxa"/>
              <w:left w:w="100" w:type="dxa"/>
              <w:bottom w:w="100" w:type="dxa"/>
              <w:right w:w="100" w:type="dxa"/>
            </w:tcMar>
          </w:tcPr>
          <w:p w14:paraId="32C37D85" w14:textId="77777777" w:rsidR="007A782A" w:rsidRPr="009B7F1E" w:rsidRDefault="007A782A" w:rsidP="00F81D42">
            <w:pPr>
              <w:widowControl w:val="0"/>
              <w:spacing w:line="240" w:lineRule="auto"/>
              <w:rPr>
                <w:b/>
              </w:rPr>
            </w:pPr>
            <w:r w:rsidRPr="009B7F1E">
              <w:rPr>
                <w:b/>
              </w:rPr>
              <w:t>Walkthrough video</w:t>
            </w:r>
          </w:p>
          <w:p w14:paraId="10B320C0" w14:textId="77777777" w:rsidR="007A782A" w:rsidRPr="009B7F1E" w:rsidRDefault="007A782A" w:rsidP="00F81D42">
            <w:pPr>
              <w:widowControl w:val="0"/>
              <w:spacing w:line="240" w:lineRule="auto"/>
            </w:pPr>
          </w:p>
          <w:p w14:paraId="42FC1987" w14:textId="77777777" w:rsidR="007A782A" w:rsidRPr="009B7F1E" w:rsidRDefault="007A782A" w:rsidP="00F81D42">
            <w:pPr>
              <w:widowControl w:val="0"/>
              <w:spacing w:line="240" w:lineRule="auto"/>
            </w:pPr>
            <w:r w:rsidRPr="009B7F1E">
              <w:t>Short video that demonstrates the click throughs.</w:t>
            </w:r>
          </w:p>
        </w:tc>
      </w:tr>
      <w:tr w:rsidR="00650658" w:rsidRPr="009B7F1E" w14:paraId="50139E97" w14:textId="77777777" w:rsidTr="00F81D42">
        <w:trPr>
          <w:trHeight w:val="420"/>
        </w:trPr>
        <w:tc>
          <w:tcPr>
            <w:tcW w:w="9360" w:type="dxa"/>
            <w:gridSpan w:val="2"/>
            <w:shd w:val="clear" w:color="auto" w:fill="auto"/>
            <w:tcMar>
              <w:top w:w="100" w:type="dxa"/>
              <w:left w:w="100" w:type="dxa"/>
              <w:bottom w:w="100" w:type="dxa"/>
              <w:right w:w="100" w:type="dxa"/>
            </w:tcMar>
          </w:tcPr>
          <w:p w14:paraId="305F38D2" w14:textId="347A8364" w:rsidR="00650658" w:rsidRPr="009B7F1E" w:rsidRDefault="00650658" w:rsidP="00F81D42">
            <w:pPr>
              <w:widowControl w:val="0"/>
              <w:spacing w:line="240" w:lineRule="auto"/>
              <w:rPr>
                <w:b/>
              </w:rPr>
            </w:pPr>
            <w:r w:rsidRPr="009B7F1E">
              <w:rPr>
                <w:b/>
              </w:rPr>
              <w:t>Respond</w:t>
            </w:r>
          </w:p>
        </w:tc>
      </w:tr>
      <w:tr w:rsidR="00650658" w:rsidRPr="009B7F1E" w14:paraId="35B7EB5D" w14:textId="77777777" w:rsidTr="00F81D42">
        <w:tc>
          <w:tcPr>
            <w:tcW w:w="4680" w:type="dxa"/>
            <w:shd w:val="clear" w:color="auto" w:fill="auto"/>
            <w:tcMar>
              <w:top w:w="100" w:type="dxa"/>
              <w:left w:w="100" w:type="dxa"/>
              <w:bottom w:w="100" w:type="dxa"/>
              <w:right w:w="100" w:type="dxa"/>
            </w:tcMar>
          </w:tcPr>
          <w:p w14:paraId="1E6E55A4" w14:textId="41008045" w:rsidR="00650658" w:rsidRPr="009B7F1E" w:rsidRDefault="004F3F0E" w:rsidP="00F81D42">
            <w:pPr>
              <w:spacing w:line="240" w:lineRule="auto"/>
              <w:rPr>
                <w:rFonts w:eastAsia="Times New Roman"/>
              </w:rPr>
            </w:pPr>
            <w:r w:rsidRPr="009B7F1E">
              <w:rPr>
                <w:rFonts w:eastAsia="Times New Roman"/>
              </w:rPr>
              <w:lastRenderedPageBreak/>
              <w:t xml:space="preserve">&lt;p&gt; </w:t>
            </w:r>
            <w:r w:rsidR="00650658" w:rsidRPr="009B7F1E">
              <w:rPr>
                <w:rFonts w:eastAsia="Times New Roman"/>
              </w:rPr>
              <w:t xml:space="preserve">Respond </w:t>
            </w:r>
            <w:r w:rsidR="00523281" w:rsidRPr="009B7F1E">
              <w:rPr>
                <w:rFonts w:eastAsia="Times New Roman"/>
              </w:rPr>
              <w:t xml:space="preserve">and reflect on the story </w:t>
            </w:r>
            <w:r w:rsidR="00650658" w:rsidRPr="009B7F1E">
              <w:rPr>
                <w:rFonts w:eastAsia="Times New Roman"/>
              </w:rPr>
              <w:t xml:space="preserve">by describing what appears notable in </w:t>
            </w:r>
            <w:r w:rsidR="00523281" w:rsidRPr="009B7F1E">
              <w:rPr>
                <w:rFonts w:eastAsia="Times New Roman"/>
              </w:rPr>
              <w:t xml:space="preserve">search </w:t>
            </w:r>
            <w:r w:rsidR="00650658" w:rsidRPr="009B7F1E">
              <w:rPr>
                <w:rFonts w:eastAsia="Times New Roman"/>
              </w:rPr>
              <w:t>results in terms of the race, gender, and class relations. Prompts include:</w:t>
            </w:r>
            <w:r w:rsidRPr="009B7F1E">
              <w:rPr>
                <w:rFonts w:eastAsia="Times New Roman"/>
              </w:rPr>
              <w:t xml:space="preserve"> &lt;/p&gt;</w:t>
            </w:r>
          </w:p>
          <w:p w14:paraId="47E3CBF6" w14:textId="77777777" w:rsidR="00650658" w:rsidRPr="009B7F1E" w:rsidRDefault="00650658" w:rsidP="00F81D42">
            <w:pPr>
              <w:spacing w:line="240" w:lineRule="auto"/>
            </w:pPr>
          </w:p>
          <w:p w14:paraId="63F42FD0" w14:textId="7E645AEC"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w:t>
            </w:r>
            <w:r w:rsidR="004F3F0E" w:rsidRPr="009B7F1E">
              <w:rPr>
                <w:rFonts w:eastAsia="Times New Roman"/>
              </w:rPr>
              <w:t xml:space="preserve">1. </w:t>
            </w:r>
            <w:r w:rsidRPr="009B7F1E">
              <w:rPr>
                <w:rFonts w:eastAsia="Times New Roman"/>
              </w:rPr>
              <w:t>Compare</w:t>
            </w:r>
            <w:r w:rsidRPr="009B7F1E">
              <w:rPr>
                <w:rFonts w:eastAsia="Times New Roman"/>
                <w:b/>
              </w:rPr>
              <w:t xml:space="preserve"> </w:t>
            </w:r>
            <w:r w:rsidRPr="009B7F1E">
              <w:rPr>
                <w:rFonts w:eastAsia="Times New Roman"/>
              </w:rPr>
              <w:t xml:space="preserve">the number of </w:t>
            </w:r>
            <w:del w:id="4" w:author="Hayes, Jon" w:date="2023-07-07T09:38:00Z">
              <w:r w:rsidRPr="009B7F1E" w:rsidDel="00262753">
                <w:rPr>
                  <w:rFonts w:eastAsia="Times New Roman"/>
                </w:rPr>
                <w:delText xml:space="preserve">working </w:delText>
              </w:r>
            </w:del>
            <w:ins w:id="5" w:author="Hayes, Jon" w:date="2023-07-07T09:38:00Z">
              <w:r w:rsidR="00262753">
                <w:rPr>
                  <w:rFonts w:eastAsia="Times New Roman"/>
                </w:rPr>
                <w:t>lower</w:t>
              </w:r>
              <w:r w:rsidR="00262753" w:rsidRPr="009B7F1E">
                <w:rPr>
                  <w:rFonts w:eastAsia="Times New Roman"/>
                </w:rPr>
                <w:t xml:space="preserve"> </w:t>
              </w:r>
            </w:ins>
            <w:r w:rsidRPr="009B7F1E">
              <w:rPr>
                <w:rFonts w:eastAsia="Times New Roman"/>
              </w:rPr>
              <w:t>class, women, and Black characters to characters that are white, male, and upper-class. Literally, what are the numbers for each category? &lt;/li&gt;</w:t>
            </w:r>
          </w:p>
          <w:p w14:paraId="29DB1B7A" w14:textId="264F7B08" w:rsidR="00650658" w:rsidRPr="009B7F1E" w:rsidRDefault="00650658" w:rsidP="00650658">
            <w:pPr>
              <w:spacing w:line="240" w:lineRule="auto"/>
              <w:rPr>
                <w:rFonts w:eastAsia="Times New Roman"/>
              </w:rPr>
            </w:pPr>
            <w:r w:rsidRPr="009B7F1E">
              <w:rPr>
                <w:rFonts w:eastAsia="Times New Roman"/>
              </w:rPr>
              <w:t>&lt;li&gt;</w:t>
            </w:r>
            <w:r w:rsidRPr="009B7F1E">
              <w:rPr>
                <w:rFonts w:eastAsia="Times New Roman"/>
                <w:b/>
              </w:rPr>
              <w:t xml:space="preserve"> </w:t>
            </w:r>
            <w:r w:rsidR="004F3F0E" w:rsidRPr="009B7F1E">
              <w:rPr>
                <w:rFonts w:eastAsia="Times New Roman"/>
              </w:rPr>
              <w:t xml:space="preserve">2. </w:t>
            </w:r>
            <w:r w:rsidRPr="009B7F1E">
              <w:rPr>
                <w:rFonts w:eastAsia="Times New Roman"/>
              </w:rPr>
              <w:t>Given the story’s character representations, what is the likely race, gender, and class demographic of the story’s narrator? &lt;/li&gt;</w:t>
            </w:r>
          </w:p>
          <w:p w14:paraId="55B9D3C9" w14:textId="0687BC16" w:rsidR="00650658" w:rsidRDefault="00650658" w:rsidP="00650658">
            <w:pPr>
              <w:spacing w:line="240" w:lineRule="auto"/>
              <w:rPr>
                <w:ins w:id="6" w:author="Hayes, Jon" w:date="2023-07-07T09:24:00Z"/>
                <w:rFonts w:eastAsia="Times New Roman"/>
              </w:rPr>
            </w:pPr>
            <w:r w:rsidRPr="009B7F1E">
              <w:rPr>
                <w:rFonts w:eastAsia="Times New Roman"/>
              </w:rPr>
              <w:t>&lt;li&gt;</w:t>
            </w:r>
            <w:r w:rsidRPr="009B7F1E">
              <w:rPr>
                <w:rFonts w:eastAsia="Times New Roman"/>
                <w:b/>
              </w:rPr>
              <w:t xml:space="preserve"> </w:t>
            </w:r>
            <w:r w:rsidR="004F3F0E" w:rsidRPr="009B7F1E">
              <w:rPr>
                <w:rFonts w:eastAsia="Times New Roman"/>
              </w:rPr>
              <w:t xml:space="preserve">3. </w:t>
            </w:r>
            <w:r w:rsidRPr="009B7F1E">
              <w:rPr>
                <w:rFonts w:eastAsia="Times New Roman"/>
              </w:rPr>
              <w:t>What would be different</w:t>
            </w:r>
            <w:r w:rsidRPr="009B7F1E">
              <w:rPr>
                <w:rFonts w:eastAsia="Times New Roman"/>
                <w:b/>
              </w:rPr>
              <w:t xml:space="preserve"> </w:t>
            </w:r>
            <w:r w:rsidRPr="009B7F1E">
              <w:rPr>
                <w:rFonts w:eastAsia="Times New Roman"/>
              </w:rPr>
              <w:t>if the story were told from Homer Barron’s point of view? Or, Tobe’s point of view? Or, Emily Grierson’s point of view? Or, any other character’s specific point of view? &lt;/li&gt;</w:t>
            </w:r>
          </w:p>
          <w:p w14:paraId="20473E48" w14:textId="540660B7" w:rsidR="00D576DB" w:rsidRPr="009B7F1E" w:rsidRDefault="00D576DB" w:rsidP="00650658">
            <w:pPr>
              <w:spacing w:line="240" w:lineRule="auto"/>
              <w:rPr>
                <w:rFonts w:eastAsia="Times New Roman"/>
              </w:rPr>
            </w:pPr>
            <w:ins w:id="7" w:author="Hayes, Jon" w:date="2023-07-07T09:25:00Z">
              <w:r w:rsidRPr="009B7F1E">
                <w:rPr>
                  <w:rFonts w:eastAsia="Times New Roman"/>
                </w:rPr>
                <w:t>&lt;li&gt;</w:t>
              </w:r>
              <w:r w:rsidRPr="009B7F1E">
                <w:rPr>
                  <w:rFonts w:eastAsia="Times New Roman"/>
                  <w:b/>
                </w:rPr>
                <w:t xml:space="preserve"> </w:t>
              </w:r>
              <w:r>
                <w:rPr>
                  <w:rFonts w:eastAsia="Times New Roman"/>
                  <w:b/>
                </w:rPr>
                <w:t xml:space="preserve"> </w:t>
              </w:r>
            </w:ins>
            <w:ins w:id="8" w:author="Hayes, Jon" w:date="2023-07-07T09:24:00Z">
              <w:r>
                <w:rPr>
                  <w:rFonts w:eastAsia="Times New Roman"/>
                </w:rPr>
                <w:t>4.</w:t>
              </w:r>
            </w:ins>
            <w:ins w:id="9" w:author="Hayes, Jon" w:date="2023-07-07T09:25:00Z">
              <w:r>
                <w:rPr>
                  <w:rFonts w:eastAsia="Times New Roman"/>
                </w:rPr>
                <w:t xml:space="preserve"> </w:t>
              </w:r>
            </w:ins>
            <w:ins w:id="10" w:author="Hayes, Jon" w:date="2023-07-07T09:27:00Z">
              <w:r>
                <w:rPr>
                  <w:rFonts w:eastAsia="Times New Roman"/>
                </w:rPr>
                <w:t xml:space="preserve">Reflect on </w:t>
              </w:r>
            </w:ins>
            <w:ins w:id="11" w:author="Hayes, Jon" w:date="2023-07-07T09:28:00Z">
              <w:r>
                <w:rPr>
                  <w:rFonts w:eastAsia="Times New Roman"/>
                </w:rPr>
                <w:t xml:space="preserve">DY’s social categorizations of Faulkner’s characters. </w:t>
              </w:r>
            </w:ins>
            <w:ins w:id="12" w:author="Hayes, Jon" w:date="2023-07-07T09:34:00Z">
              <w:r w:rsidR="004C7340">
                <w:rPr>
                  <w:rFonts w:eastAsia="Times New Roman"/>
                </w:rPr>
                <w:t>Are</w:t>
              </w:r>
            </w:ins>
            <w:ins w:id="13" w:author="Hayes, Jon" w:date="2023-07-07T09:24:00Z">
              <w:r>
                <w:rPr>
                  <w:rFonts w:eastAsia="Times New Roman"/>
                </w:rPr>
                <w:t xml:space="preserve"> the</w:t>
              </w:r>
            </w:ins>
            <w:ins w:id="14" w:author="Hayes, Jon" w:date="2023-07-07T09:27:00Z">
              <w:r>
                <w:rPr>
                  <w:rFonts w:eastAsia="Times New Roman"/>
                </w:rPr>
                <w:t xml:space="preserve"> </w:t>
              </w:r>
            </w:ins>
            <w:ins w:id="15" w:author="Hayes, Jon" w:date="2023-07-07T09:24:00Z">
              <w:r>
                <w:rPr>
                  <w:rFonts w:eastAsia="Times New Roman"/>
                </w:rPr>
                <w:t xml:space="preserve">social designations </w:t>
              </w:r>
            </w:ins>
            <w:ins w:id="16" w:author="Hayes, Jon" w:date="2023-07-07T09:27:00Z">
              <w:r>
                <w:rPr>
                  <w:rFonts w:eastAsia="Times New Roman"/>
                </w:rPr>
                <w:t xml:space="preserve">pertaining to race, class, and gender </w:t>
              </w:r>
            </w:ins>
            <w:ins w:id="17" w:author="Hayes, Jon" w:date="2023-07-07T09:28:00Z">
              <w:r w:rsidR="004C7340">
                <w:rPr>
                  <w:rFonts w:eastAsia="Times New Roman"/>
                </w:rPr>
                <w:t>fair and accurate</w:t>
              </w:r>
            </w:ins>
            <w:ins w:id="18" w:author="Hayes, Jon" w:date="2023-07-07T09:26:00Z">
              <w:r>
                <w:rPr>
                  <w:rFonts w:eastAsia="Times New Roman"/>
                </w:rPr>
                <w:t xml:space="preserve"> represent</w:t>
              </w:r>
            </w:ins>
            <w:ins w:id="19" w:author="Hayes, Jon" w:date="2023-07-07T09:34:00Z">
              <w:r w:rsidR="004C7340">
                <w:rPr>
                  <w:rFonts w:eastAsia="Times New Roman"/>
                </w:rPr>
                <w:t>ations of</w:t>
              </w:r>
            </w:ins>
            <w:ins w:id="20" w:author="Hayes, Jon" w:date="2023-07-07T09:26:00Z">
              <w:r>
                <w:rPr>
                  <w:rFonts w:eastAsia="Times New Roman"/>
                </w:rPr>
                <w:t xml:space="preserve"> the character</w:t>
              </w:r>
            </w:ins>
            <w:ins w:id="21" w:author="Hayes, Jon" w:date="2023-07-07T09:27:00Z">
              <w:r>
                <w:rPr>
                  <w:rFonts w:eastAsia="Times New Roman"/>
                </w:rPr>
                <w:t>s’</w:t>
              </w:r>
            </w:ins>
            <w:ins w:id="22" w:author="Hayes, Jon" w:date="2023-07-07T09:26:00Z">
              <w:r>
                <w:rPr>
                  <w:rFonts w:eastAsia="Times New Roman"/>
                </w:rPr>
                <w:t xml:space="preserve"> social </w:t>
              </w:r>
            </w:ins>
            <w:ins w:id="23" w:author="Hayes, Jon" w:date="2023-07-07T09:27:00Z">
              <w:r>
                <w:rPr>
                  <w:rFonts w:eastAsia="Times New Roman"/>
                </w:rPr>
                <w:t>positions</w:t>
              </w:r>
            </w:ins>
            <w:ins w:id="24" w:author="Hayes, Jon" w:date="2023-07-07T09:26:00Z">
              <w:r>
                <w:rPr>
                  <w:rFonts w:eastAsia="Times New Roman"/>
                </w:rPr>
                <w:t xml:space="preserve">? For example, do you find it convincing that Homer Barron is designated lower class, or Tobe </w:t>
              </w:r>
            </w:ins>
            <w:ins w:id="25" w:author="Hayes, Jon" w:date="2023-07-07T09:34:00Z">
              <w:r w:rsidR="004C7340">
                <w:rPr>
                  <w:rFonts w:eastAsia="Times New Roman"/>
                </w:rPr>
                <w:t>is designated</w:t>
              </w:r>
            </w:ins>
            <w:ins w:id="26" w:author="Hayes, Jon" w:date="2023-07-07T09:26:00Z">
              <w:r>
                <w:rPr>
                  <w:rFonts w:eastAsia="Times New Roman"/>
                </w:rPr>
                <w:t xml:space="preserve"> free Black? </w:t>
              </w:r>
            </w:ins>
            <w:ins w:id="27" w:author="Hayes, Jon" w:date="2023-07-07T09:28:00Z">
              <w:r w:rsidR="004C7340">
                <w:rPr>
                  <w:rFonts w:eastAsia="Times New Roman"/>
                </w:rPr>
                <w:t>What other social designations might be applied to</w:t>
              </w:r>
            </w:ins>
            <w:ins w:id="28" w:author="Hayes, Jon" w:date="2023-07-07T09:29:00Z">
              <w:r w:rsidR="004C7340">
                <w:rPr>
                  <w:rFonts w:eastAsia="Times New Roman"/>
                </w:rPr>
                <w:t xml:space="preserve"> any of the characters? </w:t>
              </w:r>
            </w:ins>
            <w:ins w:id="29" w:author="Hayes, Jon" w:date="2023-07-07T09:25:00Z">
              <w:r w:rsidRPr="009B7F1E">
                <w:rPr>
                  <w:rFonts w:eastAsia="Times New Roman"/>
                </w:rPr>
                <w:t>&lt;/li&gt;</w:t>
              </w:r>
            </w:ins>
          </w:p>
          <w:p w14:paraId="0CC41706" w14:textId="7BFC795C" w:rsidR="00650658" w:rsidRPr="009B7F1E" w:rsidRDefault="00650658" w:rsidP="00F81D42">
            <w:pPr>
              <w:spacing w:line="240" w:lineRule="auto"/>
              <w:rPr>
                <w:rFonts w:eastAsia="Times New Roman"/>
              </w:rPr>
            </w:pPr>
            <w:r w:rsidRPr="009B7F1E">
              <w:rPr>
                <w:rFonts w:eastAsia="Times New Roman"/>
              </w:rPr>
              <w:t>&lt;li&gt;</w:t>
            </w:r>
            <w:r w:rsidRPr="009B7F1E">
              <w:rPr>
                <w:rFonts w:eastAsia="Times New Roman"/>
                <w:b/>
              </w:rPr>
              <w:t xml:space="preserve"> </w:t>
            </w:r>
            <w:ins w:id="30" w:author="Hayes, Jon" w:date="2023-07-07T09:25:00Z">
              <w:r w:rsidR="00D576DB">
                <w:rPr>
                  <w:rFonts w:eastAsia="Times New Roman"/>
                </w:rPr>
                <w:t>5</w:t>
              </w:r>
            </w:ins>
            <w:del w:id="31" w:author="Hayes, Jon" w:date="2023-07-07T09:25:00Z">
              <w:r w:rsidR="004F3F0E" w:rsidRPr="009B7F1E" w:rsidDel="00D576DB">
                <w:rPr>
                  <w:rFonts w:eastAsia="Times New Roman"/>
                </w:rPr>
                <w:delText>4</w:delText>
              </w:r>
            </w:del>
            <w:r w:rsidR="004F3F0E" w:rsidRPr="009B7F1E">
              <w:rPr>
                <w:rFonts w:eastAsia="Times New Roman"/>
              </w:rPr>
              <w:t xml:space="preserve">. </w:t>
            </w:r>
            <w:r w:rsidRPr="009B7F1E">
              <w:rPr>
                <w:rFonts w:eastAsia="Times New Roman"/>
              </w:rPr>
              <w:t>What are the strengths and weaknesses of Faulkner’s choices in depicting the story with these primary and secondary characters as opposed to characters that are not primarily white, male, and upper or middle class? &lt;/li&gt;</w:t>
            </w:r>
          </w:p>
        </w:tc>
        <w:tc>
          <w:tcPr>
            <w:tcW w:w="4680" w:type="dxa"/>
            <w:shd w:val="clear" w:color="auto" w:fill="auto"/>
            <w:tcMar>
              <w:top w:w="100" w:type="dxa"/>
              <w:left w:w="100" w:type="dxa"/>
              <w:bottom w:w="100" w:type="dxa"/>
              <w:right w:w="100" w:type="dxa"/>
            </w:tcMar>
          </w:tcPr>
          <w:p w14:paraId="59B3EBF6" w14:textId="77777777" w:rsidR="00650658" w:rsidRPr="009B7F1E" w:rsidRDefault="00650658" w:rsidP="00F81D42">
            <w:pPr>
              <w:widowControl w:val="0"/>
              <w:spacing w:line="240" w:lineRule="auto"/>
              <w:rPr>
                <w:b/>
              </w:rPr>
            </w:pPr>
            <w:r w:rsidRPr="009B7F1E">
              <w:rPr>
                <w:b/>
              </w:rPr>
              <w:t>Media component (optional)</w:t>
            </w:r>
          </w:p>
          <w:p w14:paraId="667031B4" w14:textId="77777777" w:rsidR="00650658" w:rsidRPr="009B7F1E" w:rsidRDefault="00650658" w:rsidP="00F81D42">
            <w:pPr>
              <w:widowControl w:val="0"/>
              <w:spacing w:line="240" w:lineRule="auto"/>
            </w:pPr>
          </w:p>
          <w:p w14:paraId="792FB176" w14:textId="77E2EA7D" w:rsidR="00650658" w:rsidRPr="009B7F1E" w:rsidRDefault="006D7EBE" w:rsidP="00F81D42">
            <w:pPr>
              <w:widowControl w:val="0"/>
              <w:spacing w:line="240" w:lineRule="auto"/>
            </w:pPr>
            <w:ins w:id="32" w:author="Hayes, Jon" w:date="2023-07-06T22:50:00Z">
              <w:r w:rsidRPr="006D7EBE">
                <w:t xml:space="preserve">Fig. </w:t>
              </w:r>
            </w:ins>
            <w:ins w:id="33" w:author="Hayes, Jon" w:date="2023-07-06T22:57:00Z">
              <w:r w:rsidR="00831553">
                <w:t>1</w:t>
              </w:r>
            </w:ins>
            <w:ins w:id="34" w:author="Hayes, Jon" w:date="2023-07-06T22:50:00Z">
              <w:r w:rsidRPr="006D7EBE">
                <w:t xml:space="preserve"> Visualization of upper-class social relations in “A Rose for Emily.” Still from “Characters in Force Directed Graph,” Digital Yoknapatawpha, University of Virginia, </w:t>
              </w:r>
            </w:ins>
            <w:ins w:id="35" w:author="Hayes, Jon" w:date="2023-07-06T22:51:00Z">
              <w:r>
                <w:fldChar w:fldCharType="begin"/>
              </w:r>
            </w:ins>
            <w:ins w:id="36" w:author="Burgers, Johannes Hendrikus - burgerjh" w:date="2023-08-05T06:06:00Z">
              <w:r w:rsidR="004D24D7">
                <w:instrText>HYPERLINK "C:\\Users\\jonhayes\\Desktop\\Fig. 2 Visualization of upper-class social relations in \“A Rose for Emily.\” Still from \“Characters in Force Directed Graph,\” Digital Yoknapatawpha, University of Virginia, http:\\faulkner.iath.virginia.edu\\char-char-force.html"</w:instrText>
              </w:r>
            </w:ins>
            <w:ins w:id="37" w:author="Hayes, Jon" w:date="2023-07-07T11:30:00Z">
              <w:del w:id="38" w:author="Burgers, Johannes Hendrikus - burgerjh" w:date="2023-08-05T06:06:00Z">
                <w:r w:rsidR="00682C7C" w:rsidDel="004D24D7">
                  <w:delInstrText>HYPERLINK "file:///Users/jonhayes/Desktop/Fig. 2 Visualization of upper-class social relations in \“A Rose for Emily.\” Still from \“Characters in Force Directed Graph,\” Digital Yoknapatawpha, University of Virginia, http:/faulkner.iath.virginia.edu/char-char-force.html"</w:delInstrText>
                </w:r>
              </w:del>
            </w:ins>
            <w:ins w:id="39" w:author="Burgers, Johannes Hendrikus - burgerjh" w:date="2023-08-05T06:06:00Z"/>
            <w:ins w:id="40" w:author="Hayes, Jon" w:date="2023-07-06T22:51:00Z">
              <w:r>
                <w:fldChar w:fldCharType="separate"/>
              </w:r>
              <w:r w:rsidRPr="006D7EBE">
                <w:rPr>
                  <w:rStyle w:val="Hyperlink"/>
                </w:rPr>
                <w:t>http://faulkner.iath.virginia.edu/char-char-force.html</w:t>
              </w:r>
              <w:r>
                <w:fldChar w:fldCharType="end"/>
              </w:r>
            </w:ins>
            <w:ins w:id="41" w:author="Hayes, Jon" w:date="2023-07-06T22:46:00Z">
              <w:r w:rsidRPr="009B7F1E">
                <w:rPr>
                  <w:noProof/>
                </w:rPr>
                <mc:AlternateContent>
                  <mc:Choice Requires="wpg">
                    <w:drawing>
                      <wp:anchor distT="114300" distB="114300" distL="114300" distR="114300" simplePos="0" relativeHeight="251675648" behindDoc="0" locked="0" layoutInCell="1" hidden="0" allowOverlap="1" wp14:anchorId="5EEA7560" wp14:editId="3FD71113">
                        <wp:simplePos x="0" y="0"/>
                        <wp:positionH relativeFrom="column">
                          <wp:posOffset>21651</wp:posOffset>
                        </wp:positionH>
                        <wp:positionV relativeFrom="paragraph">
                          <wp:posOffset>124942</wp:posOffset>
                        </wp:positionV>
                        <wp:extent cx="2734056" cy="1517904"/>
                        <wp:effectExtent l="12700" t="12700" r="9525" b="6350"/>
                        <wp:wrapTopAndBottom distT="114300" distB="114300"/>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34056" cy="1517904"/>
                                  <a:chOff x="142850" y="142875"/>
                                  <a:chExt cx="9810400" cy="7943850"/>
                                </a:xfrm>
                              </wpg:grpSpPr>
                              <pic:pic xmlns:pic="http://schemas.openxmlformats.org/drawingml/2006/picture">
                                <pic:nvPicPr>
                                  <pic:cNvPr id="9" name="Shape 4"/>
                                  <pic:cNvPicPr preferRelativeResize="0"/>
                                </pic:nvPicPr>
                                <pic:blipFill>
                                  <a:blip r:embed="rId7">
                                    <a:alphaModFix/>
                                  </a:blip>
                                  <a:stretch>
                                    <a:fillRect/>
                                  </a:stretch>
                                </pic:blipFill>
                                <pic:spPr>
                                  <a:xfrm>
                                    <a:off x="152400" y="152400"/>
                                    <a:ext cx="9791317" cy="7924798"/>
                                  </a:xfrm>
                                  <a:prstGeom prst="rect">
                                    <a:avLst/>
                                  </a:prstGeom>
                                  <a:noFill/>
                                  <a:ln w="9525" cap="flat" cmpd="sng">
                                    <a:solidFill>
                                      <a:srgbClr val="000000"/>
                                    </a:solidFill>
                                    <a:prstDash val="solid"/>
                                    <a:round/>
                                    <a:headEnd type="none" w="sm" len="sm"/>
                                    <a:tailEnd type="none" w="sm" len="sm"/>
                                  </a:ln>
                                </pic:spPr>
                              </pic:pic>
                            </wpg:wgp>
                          </a:graphicData>
                        </a:graphic>
                        <wp14:sizeRelH relativeFrom="margin">
                          <wp14:pctWidth>0</wp14:pctWidth>
                        </wp14:sizeRelH>
                        <wp14:sizeRelV relativeFrom="margin">
                          <wp14:pctHeight>0</wp14:pctHeight>
                        </wp14:sizeRelV>
                      </wp:anchor>
                    </w:drawing>
                  </mc:Choice>
                  <mc:Fallback>
                    <w:pict>
                      <v:group w14:anchorId="77AD5747" id="Group 8" o:spid="_x0000_s1026" style="position:absolute;margin-left:1.7pt;margin-top:9.85pt;width:215.3pt;height:119.5pt;z-index:251675648;mso-wrap-distance-top:9pt;mso-wrap-distance-bottom:9pt;mso-width-relative:margin;mso-height-relative:margin" coordorigin="1428,1428" coordsize="98104,79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524;top:1524;width:97913;height:792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" stroked="t">
                          <v:stroke startarrowwidth="narrow" startarrowlength="short" endarrowwidth="narrow" endarrowlength="short" joinstyle="round"/>
                          <v:imagedata r:id="rId8" o:title=""/>
                        </v:shape>
                        <w10:wrap type="topAndBottom"/>
                      </v:group>
                    </w:pict>
                  </mc:Fallback>
                </mc:AlternateContent>
              </w:r>
            </w:ins>
            <w:del w:id="42" w:author="Hayes, Jon" w:date="2023-07-06T22:45:00Z">
              <w:r w:rsidR="00650658" w:rsidRPr="009B7F1E" w:rsidDel="005944DD">
                <w:delText>If you want to highlight particular images, videos, or a fancy quote enter them here. Otherwise leave this blank.</w:delText>
              </w:r>
            </w:del>
          </w:p>
        </w:tc>
      </w:tr>
    </w:tbl>
    <w:p w14:paraId="72D98729" w14:textId="77777777" w:rsidR="0006077A" w:rsidRPr="009B7F1E" w:rsidRDefault="0006077A"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50658" w:rsidRPr="009B7F1E" w14:paraId="703DAA76" w14:textId="77777777" w:rsidTr="00F81D42">
        <w:tc>
          <w:tcPr>
            <w:tcW w:w="9360" w:type="dxa"/>
            <w:gridSpan w:val="2"/>
            <w:shd w:val="clear" w:color="auto" w:fill="auto"/>
            <w:tcMar>
              <w:top w:w="100" w:type="dxa"/>
              <w:left w:w="100" w:type="dxa"/>
              <w:bottom w:w="100" w:type="dxa"/>
              <w:right w:w="100" w:type="dxa"/>
            </w:tcMar>
          </w:tcPr>
          <w:p w14:paraId="47FDD769" w14:textId="41D13377" w:rsidR="00650658" w:rsidRPr="009B7F1E" w:rsidRDefault="00650658" w:rsidP="00F81D42">
            <w:pPr>
              <w:widowControl w:val="0"/>
              <w:pBdr>
                <w:top w:val="nil"/>
                <w:left w:val="nil"/>
                <w:bottom w:val="nil"/>
                <w:right w:val="nil"/>
                <w:between w:val="nil"/>
              </w:pBdr>
              <w:spacing w:line="240" w:lineRule="auto"/>
              <w:rPr>
                <w:b/>
              </w:rPr>
            </w:pPr>
            <w:r w:rsidRPr="009B7F1E">
              <w:rPr>
                <w:b/>
              </w:rPr>
              <w:t xml:space="preserve">Activity 2: </w:t>
            </w:r>
            <w:r w:rsidRPr="009B7F1E">
              <w:rPr>
                <w:rFonts w:eastAsia="Times New Roman"/>
                <w:b/>
              </w:rPr>
              <w:t>“A Rose for Emily</w:t>
            </w:r>
            <w:r w:rsidR="004F3F0E" w:rsidRPr="009B7F1E">
              <w:rPr>
                <w:rFonts w:eastAsia="Times New Roman"/>
                <w:b/>
              </w:rPr>
              <w:t>,</w:t>
            </w:r>
            <w:r w:rsidRPr="009B7F1E">
              <w:rPr>
                <w:rFonts w:eastAsia="Times New Roman"/>
                <w:b/>
              </w:rPr>
              <w:t xml:space="preserve">” </w:t>
            </w:r>
            <w:r w:rsidR="005E7DA6">
              <w:rPr>
                <w:rFonts w:eastAsia="Times New Roman"/>
                <w:b/>
              </w:rPr>
              <w:t xml:space="preserve">an </w:t>
            </w:r>
            <w:r w:rsidR="004F3F0E" w:rsidRPr="009B7F1E">
              <w:rPr>
                <w:rFonts w:eastAsia="Times New Roman"/>
                <w:b/>
              </w:rPr>
              <w:t xml:space="preserve">Unpublished </w:t>
            </w:r>
            <w:r w:rsidR="005E7DA6">
              <w:rPr>
                <w:rFonts w:eastAsia="Times New Roman"/>
                <w:b/>
              </w:rPr>
              <w:t>Conversation</w:t>
            </w:r>
            <w:r w:rsidR="004F3F0E" w:rsidRPr="009B7F1E">
              <w:rPr>
                <w:rFonts w:eastAsia="Times New Roman"/>
                <w:b/>
              </w:rPr>
              <w:t>, and</w:t>
            </w:r>
            <w:r w:rsidRPr="009B7F1E">
              <w:rPr>
                <w:rFonts w:eastAsia="Times New Roman"/>
                <w:b/>
              </w:rPr>
              <w:t xml:space="preserve"> the Great Migration</w:t>
            </w:r>
          </w:p>
        </w:tc>
      </w:tr>
      <w:tr w:rsidR="00650658" w:rsidRPr="009B7F1E" w14:paraId="4A688B69" w14:textId="77777777" w:rsidTr="00650658">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AF7FD" w14:textId="4C97DFBF" w:rsidR="00650658" w:rsidRPr="009B7F1E" w:rsidRDefault="004F3F0E" w:rsidP="00F81D42">
            <w:pPr>
              <w:widowControl w:val="0"/>
              <w:pBdr>
                <w:top w:val="nil"/>
                <w:left w:val="nil"/>
                <w:bottom w:val="nil"/>
                <w:right w:val="nil"/>
                <w:between w:val="nil"/>
              </w:pBdr>
              <w:spacing w:line="240" w:lineRule="auto"/>
            </w:pPr>
            <w:r w:rsidRPr="009B7F1E">
              <w:rPr>
                <w:rFonts w:eastAsia="Times New Roman"/>
              </w:rPr>
              <w:t>&lt;p&gt;</w:t>
            </w:r>
            <w:r w:rsidR="002561E3" w:rsidRPr="009B7F1E">
              <w:rPr>
                <w:rFonts w:eastAsia="Times New Roman"/>
              </w:rPr>
              <w:t xml:space="preserve"> Digitized copies of an unpublished section of “A Rose for Emily” illuminates aspects of the story </w:t>
            </w:r>
            <w:r w:rsidR="009B7F1E" w:rsidRPr="009B7F1E">
              <w:rPr>
                <w:rFonts w:eastAsia="Times New Roman"/>
              </w:rPr>
              <w:t xml:space="preserve">that are </w:t>
            </w:r>
            <w:r w:rsidR="002561E3" w:rsidRPr="009B7F1E">
              <w:rPr>
                <w:rFonts w:eastAsia="Times New Roman"/>
              </w:rPr>
              <w:t xml:space="preserve">unknown to most readers. This removed section, featuring a conversation at the end of section four between Emily and Tobe, marks the only time in the story that Tobe speaks. As Stephen Railton notes </w:t>
            </w:r>
            <w:r w:rsidR="009B7F1E" w:rsidRPr="009B7F1E">
              <w:rPr>
                <w:rFonts w:eastAsia="Times New Roman"/>
              </w:rPr>
              <w:t xml:space="preserve">on the linked </w:t>
            </w:r>
            <w:r w:rsidR="002561E3" w:rsidRPr="009B7F1E">
              <w:rPr>
                <w:rFonts w:eastAsia="Times New Roman"/>
              </w:rPr>
              <w:t>page</w:t>
            </w:r>
            <w:r w:rsidR="008B0973">
              <w:rPr>
                <w:rFonts w:eastAsia="Times New Roman"/>
              </w:rPr>
              <w:t xml:space="preserve"> to the typescript</w:t>
            </w:r>
            <w:r w:rsidR="002561E3" w:rsidRPr="009B7F1E">
              <w:rPr>
                <w:rFonts w:eastAsia="Times New Roman"/>
              </w:rPr>
              <w:t xml:space="preserve"> below, </w:t>
            </w:r>
            <w:del w:id="43" w:author="Hayes, Jon" w:date="2023-07-07T09:40:00Z">
              <w:r w:rsidR="002561E3" w:rsidRPr="009B7F1E" w:rsidDel="00262753">
                <w:rPr>
                  <w:rFonts w:eastAsia="Times New Roman"/>
                </w:rPr>
                <w:delText>there is no way</w:delText>
              </w:r>
            </w:del>
            <w:ins w:id="44" w:author="Hayes, Jon" w:date="2023-07-07T09:40:00Z">
              <w:r w:rsidR="00262753">
                <w:rPr>
                  <w:rFonts w:eastAsia="Times New Roman"/>
                </w:rPr>
                <w:t>we do not know</w:t>
              </w:r>
            </w:ins>
            <w:r w:rsidR="002561E3" w:rsidRPr="009B7F1E">
              <w:rPr>
                <w:rFonts w:eastAsia="Times New Roman"/>
              </w:rPr>
              <w:t xml:space="preserve"> </w:t>
            </w:r>
            <w:del w:id="45" w:author="Hayes, Jon" w:date="2023-07-07T09:40:00Z">
              <w:r w:rsidR="002561E3" w:rsidRPr="009B7F1E" w:rsidDel="00262753">
                <w:rPr>
                  <w:rFonts w:eastAsia="Times New Roman"/>
                </w:rPr>
                <w:delText xml:space="preserve">to know </w:delText>
              </w:r>
            </w:del>
            <w:r w:rsidR="002561E3" w:rsidRPr="009B7F1E">
              <w:rPr>
                <w:rFonts w:eastAsia="Times New Roman"/>
              </w:rPr>
              <w:t xml:space="preserve">who </w:t>
            </w:r>
            <w:r w:rsidR="009B7F1E" w:rsidRPr="009B7F1E">
              <w:rPr>
                <w:rFonts w:eastAsia="Times New Roman"/>
              </w:rPr>
              <w:t xml:space="preserve">decided to </w:t>
            </w:r>
            <w:r w:rsidR="002561E3" w:rsidRPr="009B7F1E">
              <w:rPr>
                <w:rFonts w:eastAsia="Times New Roman"/>
              </w:rPr>
              <w:t>remove</w:t>
            </w:r>
            <w:r w:rsidR="009B7F1E" w:rsidRPr="009B7F1E">
              <w:rPr>
                <w:rFonts w:eastAsia="Times New Roman"/>
              </w:rPr>
              <w:t xml:space="preserve"> </w:t>
            </w:r>
            <w:r w:rsidR="002561E3" w:rsidRPr="009B7F1E">
              <w:rPr>
                <w:rFonts w:eastAsia="Times New Roman"/>
              </w:rPr>
              <w:t>the section for the story’s publication in</w:t>
            </w:r>
            <w:r w:rsidR="008B0973">
              <w:rPr>
                <w:rFonts w:eastAsia="Times New Roman"/>
              </w:rPr>
              <w:t xml:space="preserve"> the</w:t>
            </w:r>
            <w:r w:rsidR="009B7F1E" w:rsidRPr="009B7F1E">
              <w:rPr>
                <w:rFonts w:eastAsia="Times New Roman"/>
              </w:rPr>
              <w:t xml:space="preserve"> April 1930 </w:t>
            </w:r>
            <w:r w:rsidR="008B0973">
              <w:rPr>
                <w:rFonts w:eastAsia="Times New Roman"/>
              </w:rPr>
              <w:t>edition of</w:t>
            </w:r>
            <w:r w:rsidR="002561E3" w:rsidRPr="009B7F1E">
              <w:rPr>
                <w:rFonts w:eastAsia="Times New Roman"/>
              </w:rPr>
              <w:t xml:space="preserve"> </w:t>
            </w:r>
            <w:r w:rsidR="002561E3" w:rsidRPr="009B7F1E">
              <w:rPr>
                <w:rFonts w:eastAsia="Times New Roman"/>
                <w:i/>
              </w:rPr>
              <w:t>Forum</w:t>
            </w:r>
            <w:r w:rsidR="002561E3" w:rsidRPr="009B7F1E">
              <w:rPr>
                <w:rFonts w:eastAsia="Times New Roman"/>
              </w:rPr>
              <w:t xml:space="preserve">; however, by studying the </w:t>
            </w:r>
            <w:r w:rsidR="009B7F1E" w:rsidRPr="009B7F1E">
              <w:rPr>
                <w:rFonts w:eastAsia="Times New Roman"/>
              </w:rPr>
              <w:t xml:space="preserve">removed </w:t>
            </w:r>
            <w:r w:rsidR="002561E3" w:rsidRPr="009B7F1E">
              <w:rPr>
                <w:rFonts w:eastAsia="Times New Roman"/>
              </w:rPr>
              <w:t xml:space="preserve">section students </w:t>
            </w:r>
            <w:r w:rsidR="009B7F1E" w:rsidRPr="009B7F1E">
              <w:rPr>
                <w:rFonts w:eastAsia="Times New Roman"/>
              </w:rPr>
              <w:t>will</w:t>
            </w:r>
            <w:r w:rsidR="008B0973">
              <w:rPr>
                <w:rFonts w:eastAsia="Times New Roman"/>
              </w:rPr>
              <w:t xml:space="preserve"> </w:t>
            </w:r>
            <w:del w:id="46" w:author="Hayes, Jon" w:date="2023-07-07T11:25:00Z">
              <w:r w:rsidR="008B0973" w:rsidDel="0008142C">
                <w:rPr>
                  <w:rFonts w:eastAsia="Times New Roman"/>
                </w:rPr>
                <w:delText>consider</w:delText>
              </w:r>
              <w:r w:rsidR="002561E3" w:rsidRPr="009B7F1E" w:rsidDel="0008142C">
                <w:rPr>
                  <w:rFonts w:eastAsia="Times New Roman"/>
                </w:rPr>
                <w:delText xml:space="preserve"> </w:delText>
              </w:r>
            </w:del>
            <w:ins w:id="47" w:author="Hayes, Jon" w:date="2023-07-07T11:25:00Z">
              <w:r w:rsidR="0008142C">
                <w:rPr>
                  <w:rFonts w:eastAsia="Times New Roman"/>
                </w:rPr>
                <w:t>reflect on</w:t>
              </w:r>
              <w:r w:rsidR="0008142C" w:rsidRPr="009B7F1E">
                <w:rPr>
                  <w:rFonts w:eastAsia="Times New Roman"/>
                </w:rPr>
                <w:t xml:space="preserve"> </w:t>
              </w:r>
            </w:ins>
            <w:r w:rsidR="002561E3" w:rsidRPr="009B7F1E">
              <w:rPr>
                <w:rFonts w:eastAsia="Times New Roman"/>
              </w:rPr>
              <w:t xml:space="preserve">the historical context of the story as well as </w:t>
            </w:r>
            <w:r w:rsidR="009B7F1E" w:rsidRPr="009B7F1E">
              <w:rPr>
                <w:rFonts w:eastAsia="Times New Roman"/>
              </w:rPr>
              <w:t>the story’s venue of publication and its readership. &lt;/p&gt;</w:t>
            </w:r>
          </w:p>
        </w:tc>
      </w:tr>
      <w:tr w:rsidR="00650658" w:rsidRPr="009B7F1E" w14:paraId="60F91229" w14:textId="77777777" w:rsidTr="00F81D42">
        <w:tc>
          <w:tcPr>
            <w:tcW w:w="4680" w:type="dxa"/>
            <w:shd w:val="clear" w:color="auto" w:fill="auto"/>
            <w:tcMar>
              <w:top w:w="100" w:type="dxa"/>
              <w:left w:w="100" w:type="dxa"/>
              <w:bottom w:w="100" w:type="dxa"/>
              <w:right w:w="100" w:type="dxa"/>
            </w:tcMar>
          </w:tcPr>
          <w:p w14:paraId="12DEA79F" w14:textId="01EF5968" w:rsidR="00650658" w:rsidRPr="009B7F1E" w:rsidRDefault="004F3F0E" w:rsidP="00F81D42">
            <w:pPr>
              <w:widowControl w:val="0"/>
              <w:pBdr>
                <w:top w:val="nil"/>
                <w:left w:val="nil"/>
                <w:bottom w:val="nil"/>
                <w:right w:val="nil"/>
                <w:between w:val="nil"/>
              </w:pBdr>
              <w:spacing w:line="240" w:lineRule="auto"/>
            </w:pPr>
            <w:r w:rsidRPr="009B7F1E">
              <w:rPr>
                <w:rFonts w:eastAsia="Times New Roman"/>
              </w:rPr>
              <w:t xml:space="preserve">&lt;p&gt; </w:t>
            </w:r>
            <w:r w:rsidRPr="009B7F1E">
              <w:rPr>
                <w:color w:val="000000"/>
              </w:rPr>
              <w:t>Study the conversation between Emily and Tobe that appears in the typescript for “A Rose for Emily</w:t>
            </w:r>
            <w:r w:rsidR="009B7F1E" w:rsidRPr="009B7F1E">
              <w:rPr>
                <w:color w:val="000000"/>
              </w:rPr>
              <w:t>.</w:t>
            </w:r>
            <w:r w:rsidRPr="009B7F1E">
              <w:rPr>
                <w:color w:val="000000"/>
              </w:rPr>
              <w:t xml:space="preserve">” Note that the conversation ends section four of the story. Available at </w:t>
            </w:r>
            <w:hyperlink r:id="rId9" w:history="1">
              <w:r w:rsidRPr="009B7F1E">
                <w:rPr>
                  <w:rStyle w:val="Hyperlink"/>
                  <w:color w:val="0563C1"/>
                </w:rPr>
                <w:t>Digital Yoknapatawpha</w:t>
              </w:r>
            </w:hyperlink>
            <w:r w:rsidRPr="009B7F1E">
              <w:rPr>
                <w:rStyle w:val="Hyperlink"/>
                <w:color w:val="0563C1"/>
              </w:rPr>
              <w:t>.</w:t>
            </w:r>
            <w:r w:rsidRPr="009B7F1E">
              <w:rPr>
                <w:rFonts w:eastAsia="Times New Roman"/>
              </w:rPr>
              <w:t xml:space="preserve"> &lt;/p&gt;</w:t>
            </w:r>
          </w:p>
        </w:tc>
        <w:tc>
          <w:tcPr>
            <w:tcW w:w="4680" w:type="dxa"/>
            <w:shd w:val="clear" w:color="auto" w:fill="auto"/>
            <w:tcMar>
              <w:top w:w="100" w:type="dxa"/>
              <w:left w:w="100" w:type="dxa"/>
              <w:bottom w:w="100" w:type="dxa"/>
              <w:right w:w="100" w:type="dxa"/>
            </w:tcMar>
          </w:tcPr>
          <w:p w14:paraId="02D136D0" w14:textId="77777777" w:rsidR="00650658" w:rsidRPr="009B7F1E" w:rsidRDefault="00650658" w:rsidP="00F81D42">
            <w:pPr>
              <w:widowControl w:val="0"/>
              <w:pBdr>
                <w:top w:val="nil"/>
                <w:left w:val="nil"/>
                <w:bottom w:val="nil"/>
                <w:right w:val="nil"/>
                <w:between w:val="nil"/>
              </w:pBdr>
              <w:spacing w:line="240" w:lineRule="auto"/>
              <w:rPr>
                <w:b/>
              </w:rPr>
            </w:pPr>
            <w:r w:rsidRPr="009B7F1E">
              <w:rPr>
                <w:b/>
              </w:rPr>
              <w:t>Media Component (optional)</w:t>
            </w:r>
          </w:p>
          <w:p w14:paraId="2F3077F2" w14:textId="77777777" w:rsidR="00650658" w:rsidRPr="009B7F1E" w:rsidRDefault="00650658" w:rsidP="00F81D42">
            <w:pPr>
              <w:widowControl w:val="0"/>
              <w:pBdr>
                <w:top w:val="nil"/>
                <w:left w:val="nil"/>
                <w:bottom w:val="nil"/>
                <w:right w:val="nil"/>
                <w:between w:val="nil"/>
              </w:pBdr>
              <w:spacing w:line="240" w:lineRule="auto"/>
            </w:pPr>
          </w:p>
          <w:p w14:paraId="06642C6C" w14:textId="77777777" w:rsidR="00650658" w:rsidRDefault="006D7EBE" w:rsidP="00F81D42">
            <w:pPr>
              <w:widowControl w:val="0"/>
              <w:pBdr>
                <w:top w:val="nil"/>
                <w:left w:val="nil"/>
                <w:bottom w:val="nil"/>
                <w:right w:val="nil"/>
                <w:between w:val="nil"/>
              </w:pBdr>
              <w:spacing w:line="240" w:lineRule="auto"/>
              <w:rPr>
                <w:ins w:id="48" w:author="Hayes, Jon" w:date="2023-07-06T22:52:00Z"/>
              </w:rPr>
            </w:pPr>
            <w:ins w:id="49" w:author="Hayes, Jon" w:date="2023-07-06T22:52:00Z">
              <w:r w:rsidRPr="009B7F1E">
                <w:rPr>
                  <w:rFonts w:eastAsia="Times New Roman"/>
                  <w:noProof/>
                </w:rPr>
                <w:lastRenderedPageBreak/>
                <mc:AlternateContent>
                  <mc:Choice Requires="wpg">
                    <w:drawing>
                      <wp:inline distT="114300" distB="114300" distL="114300" distR="114300" wp14:anchorId="2A834E29" wp14:editId="5499B258">
                        <wp:extent cx="2734056" cy="2359152"/>
                        <wp:effectExtent l="0" t="0" r="9525" b="3175"/>
                        <wp:docPr id="10" name="Group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34056" cy="2359152"/>
                                  <a:chOff x="142850" y="142875"/>
                                  <a:chExt cx="3457625" cy="2981350"/>
                                </a:xfrm>
                              </wpg:grpSpPr>
                              <pic:pic xmlns:pic="http://schemas.openxmlformats.org/drawingml/2006/picture">
                                <pic:nvPicPr>
                                  <pic:cNvPr id="11" name="Shape 3" descr="Text, letter&#10;&#10;Description automatically generated"/>
                                  <pic:cNvPicPr preferRelativeResize="0"/>
                                </pic:nvPicPr>
                                <pic:blipFill>
                                  <a:blip r:embed="rId10">
                                    <a:alphaModFix/>
                                  </a:blip>
                                  <a:stretch>
                                    <a:fillRect/>
                                  </a:stretch>
                                </pic:blipFill>
                                <pic:spPr>
                                  <a:xfrm>
                                    <a:off x="152400" y="152400"/>
                                    <a:ext cx="3438525" cy="2962275"/>
                                  </a:xfrm>
                                  <a:prstGeom prst="rect">
                                    <a:avLst/>
                                  </a:prstGeom>
                                  <a:noFill/>
                                  <a:ln w="9525" cap="flat" cmpd="sng">
                                    <a:solidFill>
                                      <a:srgbClr val="4472C4"/>
                                    </a:solidFill>
                                    <a:prstDash val="solid"/>
                                    <a:miter lim="8000"/>
                                    <a:headEnd type="none" w="sm" len="sm"/>
                                    <a:tailEnd type="none" w="sm" len="sm"/>
                                  </a:ln>
                                </pic:spPr>
                              </pic:pic>
                            </wpg:wgp>
                          </a:graphicData>
                        </a:graphic>
                      </wp:inline>
                    </w:drawing>
                  </mc:Choice>
                  <mc:Fallback>
                    <w:pict>
                      <v:group w14:anchorId="668C5F35" id="Group 10" o:spid="_x0000_s1026" style="width:215.3pt;height:185.75pt;mso-position-horizontal-relative:char;mso-position-vertical-relative:line" coordorigin="1428,1428" coordsize="34576,29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">
                        <o:lock v:ext="edit" aspectratio="t"/>
                        <v:shape id="Shape 3" o:spid="_x0000_s1027" type="#_x0000_t75" alt="Text, letter&#10;&#10;Description automatically generated" style="position:absolute;left:1524;top:1524;width:34385;height:29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" stroked="t" strokecolor="#4472c4">
                          <v:stroke startarrowwidth="narrow" startarrowlength="short" endarrowwidth="narrow" endarrowlength="short" miterlimit="5243f"/>
                          <v:imagedata r:id="rId11" o:title="Text, letter&#10;&#10;Description automatically generated"/>
                        </v:shape>
                        <w10:anchorlock/>
                      </v:group>
                    </w:pict>
                  </mc:Fallback>
                </mc:AlternateContent>
              </w:r>
            </w:ins>
            <w:del w:id="50" w:author="Hayes, Jon" w:date="2023-07-06T22:52:00Z">
              <w:r w:rsidR="00650658" w:rsidRPr="009B7F1E" w:rsidDel="006D7EBE">
                <w:delText>If you want to highlight particular images, videos, or a fancy quote enter them here. Otherwise leave this blank</w:delText>
              </w:r>
            </w:del>
          </w:p>
          <w:p w14:paraId="71764319" w14:textId="27C9411A" w:rsidR="006D7EBE" w:rsidRPr="009B7F1E" w:rsidRDefault="006D7EBE" w:rsidP="00F81D42">
            <w:pPr>
              <w:widowControl w:val="0"/>
              <w:pBdr>
                <w:top w:val="nil"/>
                <w:left w:val="nil"/>
                <w:bottom w:val="nil"/>
                <w:right w:val="nil"/>
                <w:between w:val="nil"/>
              </w:pBdr>
              <w:spacing w:line="240" w:lineRule="auto"/>
            </w:pPr>
            <w:ins w:id="51" w:author="Hayes, Jon" w:date="2023-07-06T22:53:00Z">
              <w:r w:rsidRPr="006D7EBE">
                <w:t xml:space="preserve">Fig. </w:t>
              </w:r>
            </w:ins>
            <w:ins w:id="52" w:author="Hayes, Jon" w:date="2023-07-06T22:56:00Z">
              <w:r w:rsidR="00831553">
                <w:t>2</w:t>
              </w:r>
            </w:ins>
            <w:ins w:id="53" w:author="Hayes, Jon" w:date="2023-07-06T22:53:00Z">
              <w:r w:rsidRPr="006D7EBE">
                <w:t xml:space="preserve"> Still from typescript of “A Rose for Emily.” Railton, “Manuscripts &amp;c: 'A Rose for Emily,’”</w:t>
              </w:r>
            </w:ins>
            <w:ins w:id="54" w:author="Hayes, Jon" w:date="2023-07-06T22:57:00Z">
              <w:r w:rsidR="00831553">
                <w:t xml:space="preserve"> </w:t>
              </w:r>
            </w:ins>
            <w:ins w:id="55" w:author="Hayes, Jon" w:date="2023-07-06T22:53:00Z">
              <w:r w:rsidRPr="006D7EBE">
                <w:t xml:space="preserve">Digital Yoknapatawpha, University of Virginia, </w:t>
              </w:r>
              <w:r>
                <w:fldChar w:fldCharType="begin"/>
              </w:r>
              <w:r>
                <w:instrText xml:space="preserve"> HYPERLINK "http://faulkner.drupal.shanti.virginia.edu/node/7862?canvas" </w:instrText>
              </w:r>
              <w:r>
                <w:fldChar w:fldCharType="separate"/>
              </w:r>
              <w:r w:rsidRPr="006D7EBE">
                <w:rPr>
                  <w:rStyle w:val="Hyperlink"/>
                </w:rPr>
                <w:t>http://faulkner.drupal.shanti.virginia.edu/node/7862?canvas</w:t>
              </w:r>
              <w:r>
                <w:fldChar w:fldCharType="end"/>
              </w:r>
              <w:r w:rsidRPr="006D7EBE">
                <w:t xml:space="preserve"> (Date added to project: 2015)</w:t>
              </w:r>
            </w:ins>
          </w:p>
        </w:tc>
      </w:tr>
      <w:tr w:rsidR="00650658" w:rsidRPr="009B7F1E" w14:paraId="206B30A3" w14:textId="77777777" w:rsidTr="00F81D42">
        <w:tc>
          <w:tcPr>
            <w:tcW w:w="4680" w:type="dxa"/>
            <w:shd w:val="clear" w:color="auto" w:fill="auto"/>
            <w:tcMar>
              <w:top w:w="100" w:type="dxa"/>
              <w:left w:w="100" w:type="dxa"/>
              <w:bottom w:w="100" w:type="dxa"/>
              <w:right w:w="100" w:type="dxa"/>
            </w:tcMar>
          </w:tcPr>
          <w:p w14:paraId="6537CE73" w14:textId="2FD0E0CF" w:rsidR="00650658" w:rsidRPr="009B7F1E" w:rsidRDefault="004F3F0E" w:rsidP="004F3F0E">
            <w:pPr>
              <w:pStyle w:val="NormalWeb"/>
              <w:spacing w:before="0" w:beforeAutospacing="0" w:after="0" w:afterAutospacing="0"/>
              <w:rPr>
                <w:rFonts w:ascii="Arial" w:hAnsi="Arial" w:cs="Arial"/>
                <w:sz w:val="22"/>
                <w:szCs w:val="22"/>
              </w:rPr>
            </w:pPr>
            <w:r w:rsidRPr="009B7F1E">
              <w:rPr>
                <w:rFonts w:ascii="Arial" w:hAnsi="Arial" w:cs="Arial"/>
                <w:sz w:val="22"/>
                <w:szCs w:val="22"/>
              </w:rPr>
              <w:lastRenderedPageBreak/>
              <w:t xml:space="preserve">&lt;p&gt; Study information about the Great Migration on </w:t>
            </w:r>
            <w:hyperlink r:id="rId12" w:history="1">
              <w:r w:rsidRPr="009B7F1E">
                <w:rPr>
                  <w:rStyle w:val="Hyperlink"/>
                  <w:rFonts w:ascii="Arial" w:hAnsi="Arial" w:cs="Arial"/>
                  <w:sz w:val="22"/>
                  <w:szCs w:val="22"/>
                </w:rPr>
                <w:t>History.com</w:t>
              </w:r>
            </w:hyperlink>
            <w:r w:rsidRPr="009B7F1E">
              <w:rPr>
                <w:rFonts w:ascii="Arial" w:hAnsi="Arial" w:cs="Arial"/>
                <w:sz w:val="22"/>
                <w:szCs w:val="22"/>
              </w:rPr>
              <w:t xml:space="preserve">. Also watch </w:t>
            </w:r>
            <w:del w:id="56" w:author="Hayes, Jon" w:date="2023-07-07T09:41:00Z">
              <w:r w:rsidRPr="009B7F1E" w:rsidDel="00262753">
                <w:rPr>
                  <w:rFonts w:ascii="Arial" w:hAnsi="Arial" w:cs="Arial"/>
                  <w:sz w:val="22"/>
                  <w:szCs w:val="22"/>
                </w:rPr>
                <w:delText xml:space="preserve">Professor </w:delText>
              </w:r>
            </w:del>
            <w:r w:rsidRPr="009B7F1E">
              <w:rPr>
                <w:rFonts w:ascii="Arial" w:hAnsi="Arial" w:cs="Arial"/>
                <w:bCs/>
                <w:sz w:val="22"/>
                <w:szCs w:val="22"/>
              </w:rPr>
              <w:t xml:space="preserve">Yohuru Williams’s video on the Great Migration on the </w:t>
            </w:r>
            <w:hyperlink r:id="rId13" w:history="1">
              <w:r w:rsidRPr="009B7F1E">
                <w:rPr>
                  <w:rStyle w:val="Hyperlink"/>
                  <w:rFonts w:ascii="Arial" w:hAnsi="Arial" w:cs="Arial"/>
                  <w:bCs/>
                  <w:sz w:val="22"/>
                  <w:szCs w:val="22"/>
                </w:rPr>
                <w:t>same page</w:t>
              </w:r>
            </w:hyperlink>
            <w:r w:rsidRPr="009B7F1E">
              <w:rPr>
                <w:rFonts w:ascii="Arial" w:hAnsi="Arial" w:cs="Arial"/>
                <w:bCs/>
                <w:sz w:val="22"/>
                <w:szCs w:val="22"/>
              </w:rPr>
              <w:t>.</w:t>
            </w:r>
            <w:r w:rsidRPr="009B7F1E">
              <w:rPr>
                <w:rFonts w:ascii="Arial" w:hAnsi="Arial" w:cs="Arial"/>
                <w:sz w:val="22"/>
                <w:szCs w:val="22"/>
              </w:rPr>
              <w:t xml:space="preserve"> &lt;/p&gt;</w:t>
            </w:r>
          </w:p>
        </w:tc>
        <w:tc>
          <w:tcPr>
            <w:tcW w:w="4680" w:type="dxa"/>
            <w:shd w:val="clear" w:color="auto" w:fill="auto"/>
            <w:tcMar>
              <w:top w:w="100" w:type="dxa"/>
              <w:left w:w="100" w:type="dxa"/>
              <w:bottom w:w="100" w:type="dxa"/>
              <w:right w:w="100" w:type="dxa"/>
            </w:tcMar>
          </w:tcPr>
          <w:p w14:paraId="28F7EFAA" w14:textId="77777777" w:rsidR="00650658" w:rsidRPr="009B7F1E" w:rsidRDefault="00650658" w:rsidP="00F81D42">
            <w:pPr>
              <w:widowControl w:val="0"/>
              <w:pBdr>
                <w:top w:val="nil"/>
                <w:left w:val="nil"/>
                <w:bottom w:val="nil"/>
                <w:right w:val="nil"/>
                <w:between w:val="nil"/>
              </w:pBdr>
              <w:spacing w:line="240" w:lineRule="auto"/>
              <w:rPr>
                <w:b/>
              </w:rPr>
            </w:pPr>
            <w:r w:rsidRPr="009B7F1E">
              <w:rPr>
                <w:b/>
              </w:rPr>
              <w:t>Media Component (optional)</w:t>
            </w:r>
          </w:p>
          <w:p w14:paraId="2D2C8807" w14:textId="1892C824" w:rsidR="00650658" w:rsidRPr="009B7F1E" w:rsidRDefault="00650658" w:rsidP="00F81D42">
            <w:pPr>
              <w:widowControl w:val="0"/>
              <w:pBdr>
                <w:top w:val="nil"/>
                <w:left w:val="nil"/>
                <w:bottom w:val="nil"/>
                <w:right w:val="nil"/>
                <w:between w:val="nil"/>
              </w:pBdr>
              <w:spacing w:line="240" w:lineRule="auto"/>
            </w:pPr>
          </w:p>
        </w:tc>
      </w:tr>
      <w:tr w:rsidR="00650658" w:rsidRPr="009B7F1E" w14:paraId="7B79ED15" w14:textId="77777777" w:rsidTr="00F81D42">
        <w:tc>
          <w:tcPr>
            <w:tcW w:w="4680" w:type="dxa"/>
            <w:shd w:val="clear" w:color="auto" w:fill="auto"/>
            <w:tcMar>
              <w:top w:w="100" w:type="dxa"/>
              <w:left w:w="100" w:type="dxa"/>
              <w:bottom w:w="100" w:type="dxa"/>
              <w:right w:w="100" w:type="dxa"/>
            </w:tcMar>
          </w:tcPr>
          <w:p w14:paraId="3A18705B" w14:textId="42E3637A" w:rsidR="004F3F0E" w:rsidRPr="009B7F1E" w:rsidRDefault="004F3F0E" w:rsidP="004F3F0E">
            <w:pPr>
              <w:pStyle w:val="NormalWeb"/>
              <w:spacing w:before="0" w:beforeAutospacing="0" w:after="0" w:afterAutospacing="0"/>
              <w:rPr>
                <w:rFonts w:ascii="Arial" w:hAnsi="Arial" w:cs="Arial"/>
                <w:color w:val="000000"/>
                <w:sz w:val="22"/>
                <w:szCs w:val="22"/>
              </w:rPr>
            </w:pPr>
            <w:r w:rsidRPr="009B7F1E">
              <w:rPr>
                <w:rFonts w:ascii="Arial" w:hAnsi="Arial" w:cs="Arial"/>
                <w:b/>
                <w:color w:val="000000"/>
                <w:sz w:val="22"/>
                <w:szCs w:val="22"/>
              </w:rPr>
              <w:t xml:space="preserve"> </w:t>
            </w:r>
            <w:r w:rsidRPr="009B7F1E">
              <w:rPr>
                <w:rFonts w:ascii="Arial" w:hAnsi="Arial" w:cs="Arial"/>
                <w:sz w:val="22"/>
                <w:szCs w:val="22"/>
              </w:rPr>
              <w:t xml:space="preserve">&lt;p&gt; </w:t>
            </w:r>
            <w:r w:rsidR="00523281" w:rsidRPr="009B7F1E">
              <w:rPr>
                <w:rFonts w:ascii="Arial" w:hAnsi="Arial" w:cs="Arial"/>
                <w:sz w:val="22"/>
                <w:szCs w:val="22"/>
              </w:rPr>
              <w:t>Respond and reflect on the story’s typescript version. Prompts include</w:t>
            </w:r>
            <w:r w:rsidRPr="009B7F1E">
              <w:rPr>
                <w:rFonts w:ascii="Arial" w:hAnsi="Arial" w:cs="Arial"/>
                <w:color w:val="000000"/>
                <w:sz w:val="22"/>
                <w:szCs w:val="22"/>
              </w:rPr>
              <w:t xml:space="preserve">: </w:t>
            </w:r>
            <w:r w:rsidRPr="009B7F1E">
              <w:rPr>
                <w:rFonts w:ascii="Arial" w:hAnsi="Arial" w:cs="Arial"/>
                <w:sz w:val="22"/>
                <w:szCs w:val="22"/>
              </w:rPr>
              <w:t>&lt;/p&gt;</w:t>
            </w:r>
          </w:p>
          <w:p w14:paraId="12F1E8B7" w14:textId="77777777" w:rsidR="004F3F0E" w:rsidRPr="009B7F1E" w:rsidRDefault="004F3F0E" w:rsidP="004F3F0E">
            <w:pPr>
              <w:pStyle w:val="NormalWeb"/>
              <w:spacing w:before="0" w:beforeAutospacing="0" w:after="0" w:afterAutospacing="0"/>
              <w:rPr>
                <w:rFonts w:ascii="Arial" w:hAnsi="Arial" w:cs="Arial"/>
                <w:sz w:val="22"/>
                <w:szCs w:val="22"/>
              </w:rPr>
            </w:pPr>
          </w:p>
          <w:p w14:paraId="569B2B8C" w14:textId="6A88F3B8" w:rsidR="004F3F0E" w:rsidRPr="009B7F1E" w:rsidRDefault="004F3F0E" w:rsidP="007927C2">
            <w:pPr>
              <w:pStyle w:val="NormalWeb"/>
              <w:spacing w:before="0" w:beforeAutospacing="0" w:after="0" w:afterAutospacing="0"/>
              <w:rPr>
                <w:rFonts w:ascii="Arial" w:hAnsi="Arial" w:cs="Arial"/>
                <w:color w:val="000000"/>
                <w:sz w:val="22"/>
                <w:szCs w:val="22"/>
              </w:rPr>
            </w:pPr>
            <w:r w:rsidRPr="009B7F1E">
              <w:rPr>
                <w:rFonts w:ascii="Arial" w:hAnsi="Arial" w:cs="Arial"/>
                <w:sz w:val="22"/>
                <w:szCs w:val="22"/>
              </w:rPr>
              <w:t>&lt;li&gt;</w:t>
            </w:r>
            <w:r w:rsidRPr="009B7F1E">
              <w:rPr>
                <w:rFonts w:ascii="Arial" w:hAnsi="Arial" w:cs="Arial"/>
                <w:b/>
                <w:sz w:val="22"/>
                <w:szCs w:val="22"/>
              </w:rPr>
              <w:t xml:space="preserve"> </w:t>
            </w:r>
            <w:r w:rsidRPr="009B7F1E">
              <w:rPr>
                <w:rFonts w:ascii="Arial" w:hAnsi="Arial" w:cs="Arial"/>
                <w:color w:val="000000"/>
                <w:sz w:val="22"/>
                <w:szCs w:val="22"/>
              </w:rPr>
              <w:t xml:space="preserve">1. According to the article by editors at History.com, when did the Great Migration take place, and what were its causes? What connection does </w:t>
            </w:r>
            <w:del w:id="57" w:author="Hayes, Jon" w:date="2023-07-07T09:41:00Z">
              <w:r w:rsidRPr="009B7F1E" w:rsidDel="00262753">
                <w:rPr>
                  <w:rFonts w:ascii="Arial" w:hAnsi="Arial" w:cs="Arial"/>
                  <w:color w:val="000000"/>
                  <w:sz w:val="22"/>
                  <w:szCs w:val="22"/>
                </w:rPr>
                <w:delText xml:space="preserve">Professor </w:delText>
              </w:r>
            </w:del>
            <w:r w:rsidRPr="009B7F1E">
              <w:rPr>
                <w:rFonts w:ascii="Arial" w:hAnsi="Arial" w:cs="Arial"/>
                <w:color w:val="000000"/>
                <w:sz w:val="22"/>
                <w:szCs w:val="22"/>
              </w:rPr>
              <w:t>Yohuru Williams make between the Great Migration and the Civil Rights Movement?</w:t>
            </w:r>
            <w:r w:rsidRPr="009B7F1E">
              <w:rPr>
                <w:rFonts w:ascii="Arial" w:hAnsi="Arial" w:cs="Arial"/>
                <w:sz w:val="22"/>
                <w:szCs w:val="22"/>
              </w:rPr>
              <w:t xml:space="preserve"> &lt;/li&gt;</w:t>
            </w:r>
          </w:p>
          <w:p w14:paraId="19E2878F" w14:textId="77777777" w:rsidR="004F3F0E" w:rsidRPr="009B7F1E" w:rsidRDefault="004F3F0E" w:rsidP="007927C2">
            <w:pPr>
              <w:pStyle w:val="NormalWeb"/>
              <w:spacing w:before="0" w:beforeAutospacing="0" w:after="0" w:afterAutospacing="0"/>
              <w:rPr>
                <w:rFonts w:ascii="Arial" w:hAnsi="Arial" w:cs="Arial"/>
                <w:color w:val="000000"/>
                <w:sz w:val="22"/>
                <w:szCs w:val="22"/>
              </w:rPr>
            </w:pPr>
          </w:p>
          <w:p w14:paraId="2277296E" w14:textId="7D27919E" w:rsidR="004F3F0E" w:rsidRPr="009B7F1E" w:rsidRDefault="004F3F0E" w:rsidP="007927C2">
            <w:pPr>
              <w:pStyle w:val="NormalWeb"/>
              <w:spacing w:before="0" w:beforeAutospacing="0" w:after="0" w:afterAutospacing="0"/>
              <w:rPr>
                <w:rFonts w:ascii="Arial" w:hAnsi="Arial" w:cs="Arial"/>
                <w:color w:val="000000"/>
                <w:sz w:val="22"/>
                <w:szCs w:val="22"/>
              </w:rPr>
            </w:pPr>
            <w:r w:rsidRPr="009B7F1E">
              <w:rPr>
                <w:rFonts w:ascii="Arial" w:hAnsi="Arial" w:cs="Arial"/>
                <w:sz w:val="22"/>
                <w:szCs w:val="22"/>
              </w:rPr>
              <w:t>&lt;li&gt;</w:t>
            </w:r>
            <w:r w:rsidRPr="009B7F1E">
              <w:rPr>
                <w:rFonts w:ascii="Arial" w:hAnsi="Arial" w:cs="Arial"/>
                <w:b/>
                <w:sz w:val="22"/>
                <w:szCs w:val="22"/>
              </w:rPr>
              <w:t xml:space="preserve"> </w:t>
            </w:r>
            <w:r w:rsidRPr="009B7F1E">
              <w:rPr>
                <w:rFonts w:ascii="Arial" w:hAnsi="Arial" w:cs="Arial"/>
                <w:color w:val="000000"/>
                <w:sz w:val="22"/>
                <w:szCs w:val="22"/>
              </w:rPr>
              <w:t>2. What does Tobe’s plan to go to Chicago indicate about the story’s historical context? Why do you think Tobe eventually refuses to inherit the house?</w:t>
            </w:r>
            <w:r w:rsidRPr="009B7F1E">
              <w:rPr>
                <w:rFonts w:ascii="Arial" w:hAnsi="Arial" w:cs="Arial"/>
                <w:sz w:val="22"/>
                <w:szCs w:val="22"/>
              </w:rPr>
              <w:t xml:space="preserve"> &lt;/li&gt;</w:t>
            </w:r>
          </w:p>
          <w:p w14:paraId="507D2871" w14:textId="77777777" w:rsidR="004F3F0E" w:rsidRPr="009B7F1E" w:rsidRDefault="004F3F0E" w:rsidP="007927C2">
            <w:pPr>
              <w:pStyle w:val="NormalWeb"/>
              <w:spacing w:before="0" w:beforeAutospacing="0" w:after="0" w:afterAutospacing="0"/>
              <w:rPr>
                <w:rFonts w:ascii="Arial" w:hAnsi="Arial" w:cs="Arial"/>
                <w:sz w:val="22"/>
                <w:szCs w:val="22"/>
              </w:rPr>
            </w:pPr>
          </w:p>
          <w:p w14:paraId="6C855BD4" w14:textId="12C6D1BF" w:rsidR="004F3F0E" w:rsidRPr="009B7F1E" w:rsidRDefault="004F3F0E" w:rsidP="007927C2">
            <w:pPr>
              <w:pStyle w:val="NormalWeb"/>
              <w:spacing w:before="0" w:beforeAutospacing="0" w:after="0" w:afterAutospacing="0"/>
              <w:rPr>
                <w:rFonts w:ascii="Arial" w:hAnsi="Arial" w:cs="Arial"/>
                <w:color w:val="000000"/>
                <w:sz w:val="22"/>
                <w:szCs w:val="22"/>
              </w:rPr>
            </w:pPr>
            <w:r w:rsidRPr="009B7F1E">
              <w:rPr>
                <w:rFonts w:ascii="Arial" w:hAnsi="Arial" w:cs="Arial"/>
                <w:sz w:val="22"/>
                <w:szCs w:val="22"/>
              </w:rPr>
              <w:t>&lt;li&gt;</w:t>
            </w:r>
            <w:r w:rsidRPr="009B7F1E">
              <w:rPr>
                <w:rFonts w:ascii="Arial" w:hAnsi="Arial" w:cs="Arial"/>
                <w:b/>
                <w:sz w:val="22"/>
                <w:szCs w:val="22"/>
              </w:rPr>
              <w:t xml:space="preserve"> </w:t>
            </w:r>
            <w:r w:rsidRPr="009B7F1E">
              <w:rPr>
                <w:rFonts w:ascii="Arial" w:hAnsi="Arial" w:cs="Arial"/>
                <w:sz w:val="22"/>
                <w:szCs w:val="22"/>
              </w:rPr>
              <w:t xml:space="preserve">3. </w:t>
            </w:r>
            <w:r w:rsidRPr="009B7F1E">
              <w:rPr>
                <w:rFonts w:ascii="Arial" w:hAnsi="Arial" w:cs="Arial"/>
                <w:color w:val="000000"/>
                <w:sz w:val="22"/>
                <w:szCs w:val="22"/>
              </w:rPr>
              <w:t>Does the conversation between Tobe and Emily in the typescript of “A Rose for Emily” change any aspect of the story’s meaning?</w:t>
            </w:r>
            <w:r w:rsidRPr="009B7F1E">
              <w:rPr>
                <w:rFonts w:ascii="Arial" w:hAnsi="Arial" w:cs="Arial"/>
                <w:sz w:val="22"/>
                <w:szCs w:val="22"/>
              </w:rPr>
              <w:t xml:space="preserve"> &lt;/li&gt;</w:t>
            </w:r>
          </w:p>
          <w:p w14:paraId="5320B99E" w14:textId="77777777" w:rsidR="004F3F0E" w:rsidRPr="009B7F1E" w:rsidRDefault="004F3F0E" w:rsidP="007927C2">
            <w:pPr>
              <w:pStyle w:val="NormalWeb"/>
              <w:spacing w:before="0" w:beforeAutospacing="0" w:after="0" w:afterAutospacing="0"/>
              <w:rPr>
                <w:rFonts w:ascii="Arial" w:hAnsi="Arial" w:cs="Arial"/>
                <w:sz w:val="22"/>
                <w:szCs w:val="22"/>
              </w:rPr>
            </w:pPr>
          </w:p>
          <w:p w14:paraId="519113DD" w14:textId="31798FD8" w:rsidR="00650658" w:rsidRPr="009B7F1E" w:rsidRDefault="004F3F0E" w:rsidP="007927C2">
            <w:pPr>
              <w:pStyle w:val="NormalWeb"/>
              <w:spacing w:before="0" w:beforeAutospacing="0" w:after="0" w:afterAutospacing="0"/>
              <w:rPr>
                <w:rFonts w:ascii="Arial" w:hAnsi="Arial" w:cs="Arial"/>
                <w:sz w:val="22"/>
                <w:szCs w:val="22"/>
              </w:rPr>
            </w:pPr>
            <w:r w:rsidRPr="009B7F1E">
              <w:rPr>
                <w:rFonts w:ascii="Arial" w:hAnsi="Arial" w:cs="Arial"/>
                <w:sz w:val="22"/>
                <w:szCs w:val="22"/>
              </w:rPr>
              <w:t>&lt;li&gt;</w:t>
            </w:r>
            <w:r w:rsidRPr="009B7F1E">
              <w:rPr>
                <w:rFonts w:ascii="Arial" w:hAnsi="Arial" w:cs="Arial"/>
                <w:b/>
                <w:sz w:val="22"/>
                <w:szCs w:val="22"/>
              </w:rPr>
              <w:t xml:space="preserve"> </w:t>
            </w:r>
            <w:r w:rsidRPr="009B7F1E">
              <w:rPr>
                <w:rFonts w:ascii="Arial" w:hAnsi="Arial" w:cs="Arial"/>
                <w:color w:val="000000"/>
                <w:sz w:val="22"/>
                <w:szCs w:val="22"/>
              </w:rPr>
              <w:t>4. What do you think readers learn about Tobe in this conversation from the typescript? What does the story lose without this conversation? Do you think the story is more effective overall with or without the conversation?</w:t>
            </w:r>
            <w:r w:rsidRPr="009B7F1E">
              <w:rPr>
                <w:rFonts w:ascii="Arial" w:hAnsi="Arial" w:cs="Arial"/>
                <w:sz w:val="22"/>
                <w:szCs w:val="22"/>
              </w:rPr>
              <w:t xml:space="preserve"> &lt;/li&gt;</w:t>
            </w:r>
          </w:p>
        </w:tc>
        <w:tc>
          <w:tcPr>
            <w:tcW w:w="4680" w:type="dxa"/>
            <w:shd w:val="clear" w:color="auto" w:fill="auto"/>
            <w:tcMar>
              <w:top w:w="100" w:type="dxa"/>
              <w:left w:w="100" w:type="dxa"/>
              <w:bottom w:w="100" w:type="dxa"/>
              <w:right w:w="100" w:type="dxa"/>
            </w:tcMar>
          </w:tcPr>
          <w:p w14:paraId="45B3DB61" w14:textId="77777777" w:rsidR="00650658" w:rsidRPr="009B7F1E" w:rsidRDefault="00650658" w:rsidP="00F81D42">
            <w:pPr>
              <w:widowControl w:val="0"/>
              <w:spacing w:line="240" w:lineRule="auto"/>
              <w:rPr>
                <w:b/>
              </w:rPr>
            </w:pPr>
            <w:r w:rsidRPr="009B7F1E">
              <w:rPr>
                <w:b/>
              </w:rPr>
              <w:t>Media component (optional)</w:t>
            </w:r>
          </w:p>
          <w:p w14:paraId="1FF3E6C4" w14:textId="77777777" w:rsidR="00650658" w:rsidRPr="009B7F1E" w:rsidRDefault="00650658" w:rsidP="00F81D42">
            <w:pPr>
              <w:widowControl w:val="0"/>
              <w:spacing w:line="240" w:lineRule="auto"/>
            </w:pPr>
          </w:p>
          <w:p w14:paraId="6AE8AE77" w14:textId="77777777" w:rsidR="00650658" w:rsidRPr="009B7F1E" w:rsidRDefault="00650658" w:rsidP="00F81D42">
            <w:pPr>
              <w:widowControl w:val="0"/>
              <w:spacing w:line="240" w:lineRule="auto"/>
            </w:pPr>
            <w:r w:rsidRPr="009B7F1E">
              <w:t>If you want to highlight particular images, videos, or a fancy quote enter them here. Otherwise leave this blank.</w:t>
            </w:r>
          </w:p>
        </w:tc>
      </w:tr>
    </w:tbl>
    <w:p w14:paraId="56E59DA2" w14:textId="33DC8CF5" w:rsidR="004529EE" w:rsidRPr="009B7F1E" w:rsidRDefault="004529EE"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50658" w:rsidRPr="009B7F1E" w14:paraId="284CB4B7" w14:textId="77777777" w:rsidTr="00F81D42">
        <w:tc>
          <w:tcPr>
            <w:tcW w:w="9360" w:type="dxa"/>
            <w:gridSpan w:val="2"/>
            <w:shd w:val="clear" w:color="auto" w:fill="auto"/>
            <w:tcMar>
              <w:top w:w="100" w:type="dxa"/>
              <w:left w:w="100" w:type="dxa"/>
              <w:bottom w:w="100" w:type="dxa"/>
              <w:right w:w="100" w:type="dxa"/>
            </w:tcMar>
          </w:tcPr>
          <w:p w14:paraId="48F63499" w14:textId="20F9A2AB" w:rsidR="00650658" w:rsidRPr="009B7F1E" w:rsidRDefault="00650658" w:rsidP="00F81D42">
            <w:pPr>
              <w:widowControl w:val="0"/>
              <w:pBdr>
                <w:top w:val="nil"/>
                <w:left w:val="nil"/>
                <w:bottom w:val="nil"/>
                <w:right w:val="nil"/>
                <w:between w:val="nil"/>
              </w:pBdr>
              <w:spacing w:line="240" w:lineRule="auto"/>
              <w:rPr>
                <w:b/>
              </w:rPr>
            </w:pPr>
            <w:r w:rsidRPr="009B7F1E">
              <w:rPr>
                <w:b/>
              </w:rPr>
              <w:t xml:space="preserve">Activity 3: Visualizing </w:t>
            </w:r>
            <w:r w:rsidR="008B0973">
              <w:rPr>
                <w:b/>
              </w:rPr>
              <w:t>N</w:t>
            </w:r>
            <w:r w:rsidRPr="009B7F1E">
              <w:rPr>
                <w:b/>
              </w:rPr>
              <w:t>arrative</w:t>
            </w:r>
          </w:p>
        </w:tc>
      </w:tr>
      <w:tr w:rsidR="00650658" w:rsidRPr="009B7F1E" w14:paraId="00452B1E" w14:textId="77777777" w:rsidTr="00F81D42">
        <w:tc>
          <w:tcPr>
            <w:tcW w:w="9360" w:type="dxa"/>
            <w:gridSpan w:val="2"/>
            <w:shd w:val="clear" w:color="auto" w:fill="auto"/>
            <w:tcMar>
              <w:top w:w="100" w:type="dxa"/>
              <w:left w:w="100" w:type="dxa"/>
              <w:bottom w:w="100" w:type="dxa"/>
              <w:right w:w="100" w:type="dxa"/>
            </w:tcMar>
          </w:tcPr>
          <w:p w14:paraId="21BD8FDF" w14:textId="2391D9E7" w:rsidR="00650658" w:rsidRPr="009B7F1E" w:rsidRDefault="00F81D42" w:rsidP="00F81D42">
            <w:pPr>
              <w:spacing w:line="240" w:lineRule="auto"/>
              <w:rPr>
                <w:rFonts w:eastAsia="Times New Roman"/>
              </w:rPr>
            </w:pPr>
            <w:r w:rsidRPr="009B7F1E">
              <w:rPr>
                <w:rFonts w:eastAsia="Times New Roman"/>
              </w:rPr>
              <w:t>&lt;p&gt; “A Rose for Emily” features non-linear narrative shifts from its present time to events in the past. Visualization tools, including narrative analysis charts, assist students to comprehend the story’s narrative structure. Reflection on these visualizations help students to think critically about the effects of Faulkner’s story</w:t>
            </w:r>
            <w:del w:id="58" w:author="Hayes, Jon" w:date="2023-07-07T09:18:00Z">
              <w:r w:rsidRPr="009B7F1E" w:rsidDel="00D576DB">
                <w:rPr>
                  <w:rFonts w:eastAsia="Times New Roman"/>
                </w:rPr>
                <w:delText xml:space="preserve"> </w:delText>
              </w:r>
            </w:del>
            <w:r w:rsidRPr="009B7F1E">
              <w:rPr>
                <w:rFonts w:eastAsia="Times New Roman"/>
              </w:rPr>
              <w:t>telling strategies. &lt;/p&gt;</w:t>
            </w:r>
          </w:p>
        </w:tc>
      </w:tr>
      <w:tr w:rsidR="00650658" w:rsidRPr="009B7F1E" w14:paraId="570DFC6D" w14:textId="77777777" w:rsidTr="00650658">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ED84D6" w14:textId="2E5CB5E7" w:rsidR="00650658" w:rsidRPr="009B7F1E" w:rsidRDefault="00F81D42" w:rsidP="00650658">
            <w:pPr>
              <w:widowControl w:val="0"/>
              <w:pBdr>
                <w:top w:val="nil"/>
                <w:left w:val="nil"/>
                <w:bottom w:val="nil"/>
                <w:right w:val="nil"/>
                <w:between w:val="nil"/>
              </w:pBdr>
              <w:spacing w:line="240" w:lineRule="auto"/>
              <w:rPr>
                <w:rFonts w:eastAsia="Georgia"/>
                <w:i/>
                <w:color w:val="212529"/>
              </w:rPr>
            </w:pPr>
            <w:r w:rsidRPr="009B7F1E">
              <w:rPr>
                <w:rFonts w:eastAsia="Times New Roman"/>
              </w:rPr>
              <w:t>&lt;p&gt; Explore the chronology bar on the homepage of “A Rose for Emily.” &lt;/p&gt;</w:t>
            </w:r>
          </w:p>
        </w:tc>
      </w:tr>
      <w:tr w:rsidR="00650658" w:rsidRPr="009B7F1E" w14:paraId="5371DF3A" w14:textId="77777777" w:rsidTr="00F81D42">
        <w:tc>
          <w:tcPr>
            <w:tcW w:w="4680" w:type="dxa"/>
            <w:shd w:val="clear" w:color="auto" w:fill="auto"/>
            <w:tcMar>
              <w:top w:w="100" w:type="dxa"/>
              <w:left w:w="100" w:type="dxa"/>
              <w:bottom w:w="100" w:type="dxa"/>
              <w:right w:w="100" w:type="dxa"/>
            </w:tcMar>
          </w:tcPr>
          <w:p w14:paraId="66A0B991" w14:textId="546038B5"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Pr="009B7F1E">
              <w:rPr>
                <w:rFonts w:eastAsia="Times New Roman"/>
              </w:rPr>
              <w:t xml:space="preserve">Click the </w:t>
            </w:r>
            <w:hyperlink r:id="rId14" w:history="1">
              <w:r w:rsidRPr="009B7F1E">
                <w:rPr>
                  <w:rStyle w:val="Hyperlink"/>
                  <w:rFonts w:eastAsia="Times New Roman"/>
                </w:rPr>
                <w:t>page order</w:t>
              </w:r>
            </w:hyperlink>
            <w:r w:rsidRPr="009B7F1E">
              <w:rPr>
                <w:rFonts w:eastAsia="Times New Roman"/>
              </w:rPr>
              <w:t>, paying attention to the dates of each event in the chronology bar. &lt;/li&gt;</w:t>
            </w:r>
          </w:p>
          <w:p w14:paraId="3EFBD906" w14:textId="7C31DB78"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Pr="009B7F1E">
              <w:rPr>
                <w:rFonts w:eastAsia="Times New Roman"/>
              </w:rPr>
              <w:t>Reset, and click slowly from event to event, noting again the dates of the story’s events. &lt;/li&gt;</w:t>
            </w:r>
          </w:p>
          <w:p w14:paraId="5EC1A3DA" w14:textId="5014FF60"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Pr="009B7F1E">
              <w:rPr>
                <w:rFonts w:eastAsia="Times New Roman"/>
              </w:rPr>
              <w:t xml:space="preserve">Go to </w:t>
            </w:r>
            <w:hyperlink r:id="rId15" w:history="1">
              <w:r w:rsidRPr="009B7F1E">
                <w:rPr>
                  <w:rStyle w:val="Hyperlink"/>
                  <w:rFonts w:eastAsia="Times New Roman"/>
                </w:rPr>
                <w:t xml:space="preserve">narrative analysis </w:t>
              </w:r>
              <w:r w:rsidR="002561E3" w:rsidRPr="009B7F1E">
                <w:rPr>
                  <w:rStyle w:val="Hyperlink"/>
                  <w:rFonts w:eastAsia="Times New Roman"/>
                </w:rPr>
                <w:t>charts</w:t>
              </w:r>
            </w:hyperlink>
            <w:r w:rsidRPr="009B7F1E">
              <w:rPr>
                <w:rFonts w:eastAsia="Times New Roman"/>
              </w:rPr>
              <w:t>, and view several of the graphs and charts that visually depict the narrative. &lt;/li&gt;</w:t>
            </w:r>
          </w:p>
          <w:p w14:paraId="45B7D8E2" w14:textId="74ADE4B1"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Pr="009B7F1E">
              <w:rPr>
                <w:rFonts w:eastAsia="Times New Roman"/>
              </w:rPr>
              <w:t>Click add chart, and view the events by date order. &lt;/li&gt;</w:t>
            </w:r>
          </w:p>
          <w:p w14:paraId="19B29F94" w14:textId="54E815FF" w:rsidR="00650658" w:rsidRPr="009B7F1E" w:rsidRDefault="00650658" w:rsidP="00F81D42">
            <w:pPr>
              <w:spacing w:line="240" w:lineRule="auto"/>
            </w:pPr>
          </w:p>
        </w:tc>
        <w:tc>
          <w:tcPr>
            <w:tcW w:w="4680" w:type="dxa"/>
            <w:shd w:val="clear" w:color="auto" w:fill="auto"/>
            <w:tcMar>
              <w:top w:w="100" w:type="dxa"/>
              <w:left w:w="100" w:type="dxa"/>
              <w:bottom w:w="100" w:type="dxa"/>
              <w:right w:w="100" w:type="dxa"/>
            </w:tcMar>
          </w:tcPr>
          <w:p w14:paraId="74A0AF7A" w14:textId="00A5D6B6" w:rsidR="00650658" w:rsidRPr="009B7F1E" w:rsidRDefault="00650658" w:rsidP="00F81D42">
            <w:pPr>
              <w:widowControl w:val="0"/>
              <w:spacing w:line="240" w:lineRule="auto"/>
              <w:rPr>
                <w:b/>
              </w:rPr>
            </w:pPr>
            <w:r w:rsidRPr="009B7F1E">
              <w:rPr>
                <w:b/>
              </w:rPr>
              <w:t>Walkthrough video</w:t>
            </w:r>
          </w:p>
          <w:p w14:paraId="5378DCCC" w14:textId="77777777" w:rsidR="00650658" w:rsidRPr="009B7F1E" w:rsidRDefault="00650658" w:rsidP="00F81D42">
            <w:pPr>
              <w:widowControl w:val="0"/>
              <w:spacing w:line="240" w:lineRule="auto"/>
            </w:pPr>
          </w:p>
          <w:p w14:paraId="5EBB5327" w14:textId="77777777" w:rsidR="00650658" w:rsidRPr="009B7F1E" w:rsidRDefault="00650658" w:rsidP="00F81D42">
            <w:pPr>
              <w:widowControl w:val="0"/>
              <w:spacing w:line="240" w:lineRule="auto"/>
            </w:pPr>
            <w:r w:rsidRPr="009B7F1E">
              <w:t>Short video that demonstrates the click throughs.</w:t>
            </w:r>
          </w:p>
        </w:tc>
      </w:tr>
      <w:tr w:rsidR="005305FC" w:rsidRPr="009B7F1E" w14:paraId="44DD9DA0" w14:textId="77777777" w:rsidTr="00F81D42">
        <w:trPr>
          <w:trHeight w:val="420"/>
        </w:trPr>
        <w:tc>
          <w:tcPr>
            <w:tcW w:w="9360" w:type="dxa"/>
            <w:gridSpan w:val="2"/>
            <w:shd w:val="clear" w:color="auto" w:fill="auto"/>
            <w:tcMar>
              <w:top w:w="100" w:type="dxa"/>
              <w:left w:w="100" w:type="dxa"/>
              <w:bottom w:w="100" w:type="dxa"/>
              <w:right w:w="100" w:type="dxa"/>
            </w:tcMar>
          </w:tcPr>
          <w:p w14:paraId="0328875D" w14:textId="5258CC27" w:rsidR="005305FC" w:rsidRPr="009B7F1E" w:rsidRDefault="005305FC" w:rsidP="00F81D42">
            <w:pPr>
              <w:widowControl w:val="0"/>
              <w:spacing w:line="240" w:lineRule="auto"/>
            </w:pPr>
            <w:r w:rsidRPr="009B7F1E">
              <w:t>Respond</w:t>
            </w:r>
          </w:p>
        </w:tc>
      </w:tr>
      <w:tr w:rsidR="005305FC" w:rsidRPr="009B7F1E" w14:paraId="00706D41" w14:textId="77777777" w:rsidTr="00F81D42">
        <w:tc>
          <w:tcPr>
            <w:tcW w:w="4680" w:type="dxa"/>
            <w:shd w:val="clear" w:color="auto" w:fill="auto"/>
            <w:tcMar>
              <w:top w:w="100" w:type="dxa"/>
              <w:left w:w="100" w:type="dxa"/>
              <w:bottom w:w="100" w:type="dxa"/>
              <w:right w:w="100" w:type="dxa"/>
            </w:tcMar>
          </w:tcPr>
          <w:p w14:paraId="56F94E81" w14:textId="7BD8C76F" w:rsidR="00F81D42" w:rsidRPr="009B7F1E" w:rsidRDefault="00F81D42" w:rsidP="00F81D42">
            <w:pPr>
              <w:spacing w:line="240" w:lineRule="auto"/>
              <w:rPr>
                <w:rFonts w:eastAsia="Times New Roman"/>
              </w:rPr>
            </w:pPr>
            <w:r w:rsidRPr="009B7F1E">
              <w:rPr>
                <w:rFonts w:eastAsia="Times New Roman"/>
              </w:rPr>
              <w:t xml:space="preserve">&lt;p&gt; </w:t>
            </w:r>
            <w:r w:rsidR="00523281" w:rsidRPr="009B7F1E">
              <w:rPr>
                <w:rFonts w:eastAsia="Times New Roman"/>
              </w:rPr>
              <w:t>Respond and reflect on the story</w:t>
            </w:r>
            <w:r w:rsidR="00523281" w:rsidRPr="009B7F1E">
              <w:t>’s narrative structure</w:t>
            </w:r>
            <w:r w:rsidR="00523281" w:rsidRPr="009B7F1E">
              <w:rPr>
                <w:rFonts w:eastAsia="Times New Roman"/>
              </w:rPr>
              <w:t>. Prompts include</w:t>
            </w:r>
            <w:r w:rsidRPr="009B7F1E">
              <w:rPr>
                <w:color w:val="000000"/>
              </w:rPr>
              <w:t xml:space="preserve">: </w:t>
            </w:r>
            <w:r w:rsidRPr="009B7F1E">
              <w:rPr>
                <w:rFonts w:eastAsia="Times New Roman"/>
              </w:rPr>
              <w:t>&lt;/p&gt;</w:t>
            </w:r>
          </w:p>
          <w:p w14:paraId="477F395F" w14:textId="77777777" w:rsidR="00F81D42" w:rsidRPr="009B7F1E" w:rsidRDefault="00F81D42" w:rsidP="00F81D42">
            <w:pPr>
              <w:spacing w:line="240" w:lineRule="auto"/>
              <w:rPr>
                <w:rFonts w:eastAsia="Times New Roman"/>
              </w:rPr>
            </w:pPr>
          </w:p>
          <w:p w14:paraId="65F72990" w14:textId="0B594F97"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007927C2" w:rsidRPr="009B7F1E">
              <w:rPr>
                <w:rFonts w:eastAsia="Times New Roman"/>
              </w:rPr>
              <w:t xml:space="preserve">1. </w:t>
            </w:r>
            <w:r w:rsidRPr="009B7F1E">
              <w:rPr>
                <w:rFonts w:eastAsia="Times New Roman"/>
              </w:rPr>
              <w:t>What do you notice about the relation to the story’s plot order and the dates of its events? &lt;/li&gt;</w:t>
            </w:r>
          </w:p>
          <w:p w14:paraId="56026E0D" w14:textId="5A40B4E3" w:rsidR="00F81D42" w:rsidRPr="009B7F1E" w:rsidRDefault="00F81D42" w:rsidP="00F81D42">
            <w:pPr>
              <w:spacing w:line="240" w:lineRule="auto"/>
              <w:rPr>
                <w:rFonts w:eastAsia="Times New Roman"/>
              </w:rPr>
            </w:pPr>
            <w:r w:rsidRPr="009B7F1E">
              <w:rPr>
                <w:rFonts w:eastAsia="Times New Roman"/>
              </w:rPr>
              <w:t>&lt;li&gt;</w:t>
            </w:r>
            <w:r w:rsidRPr="009B7F1E">
              <w:rPr>
                <w:rFonts w:eastAsia="Times New Roman"/>
                <w:b/>
              </w:rPr>
              <w:t xml:space="preserve"> </w:t>
            </w:r>
            <w:r w:rsidR="007927C2" w:rsidRPr="009B7F1E">
              <w:rPr>
                <w:rFonts w:eastAsia="Times New Roman"/>
              </w:rPr>
              <w:t xml:space="preserve">2. </w:t>
            </w:r>
            <w:r w:rsidRPr="009B7F1E">
              <w:rPr>
                <w:rFonts w:eastAsia="Times New Roman"/>
              </w:rPr>
              <w:t>What do narrative analysis charts indicate about the relation between the story’s narration and the date of the events indicated? &lt;/li&gt;</w:t>
            </w:r>
          </w:p>
          <w:p w14:paraId="6EAD2F20" w14:textId="0AFEB0F9" w:rsidR="005305FC" w:rsidRDefault="00F81D42" w:rsidP="00F81D42">
            <w:pPr>
              <w:spacing w:line="240" w:lineRule="auto"/>
              <w:rPr>
                <w:ins w:id="59" w:author="Hayes, Jon" w:date="2023-07-07T09:19:00Z"/>
                <w:rFonts w:eastAsia="Times New Roman"/>
              </w:rPr>
            </w:pPr>
            <w:r w:rsidRPr="009B7F1E">
              <w:rPr>
                <w:rFonts w:eastAsia="Times New Roman"/>
              </w:rPr>
              <w:t>&lt;li&gt;</w:t>
            </w:r>
            <w:r w:rsidRPr="009B7F1E">
              <w:rPr>
                <w:rFonts w:eastAsia="Times New Roman"/>
                <w:b/>
              </w:rPr>
              <w:t xml:space="preserve"> </w:t>
            </w:r>
            <w:r w:rsidR="007927C2" w:rsidRPr="009B7F1E">
              <w:rPr>
                <w:rFonts w:eastAsia="Times New Roman"/>
              </w:rPr>
              <w:t xml:space="preserve">3. </w:t>
            </w:r>
            <w:r w:rsidRPr="009B7F1E">
              <w:rPr>
                <w:rFonts w:eastAsia="Times New Roman"/>
              </w:rPr>
              <w:t>What do you think is the effect o</w:t>
            </w:r>
            <w:ins w:id="60" w:author="Hayes, Jon" w:date="2023-07-07T09:43:00Z">
              <w:r w:rsidR="00262753">
                <w:rPr>
                  <w:rFonts w:eastAsia="Times New Roman"/>
                </w:rPr>
                <w:t>r</w:t>
              </w:r>
            </w:ins>
            <w:del w:id="61" w:author="Hayes, Jon" w:date="2023-07-07T09:43:00Z">
              <w:r w:rsidRPr="009B7F1E" w:rsidDel="00262753">
                <w:rPr>
                  <w:rFonts w:eastAsia="Times New Roman"/>
                </w:rPr>
                <w:delText>f</w:delText>
              </w:r>
            </w:del>
            <w:r w:rsidRPr="009B7F1E">
              <w:rPr>
                <w:rFonts w:eastAsia="Times New Roman"/>
              </w:rPr>
              <w:t xml:space="preserve"> purpose of Faulkner telling this story with flashbacks from a present time frame to the past? &lt;/li&gt;</w:t>
            </w:r>
          </w:p>
          <w:p w14:paraId="4B23E631" w14:textId="36CA657E" w:rsidR="00D576DB" w:rsidRPr="009B7F1E" w:rsidRDefault="00D576DB" w:rsidP="00F81D42">
            <w:pPr>
              <w:spacing w:line="240" w:lineRule="auto"/>
              <w:rPr>
                <w:rFonts w:eastAsia="Times New Roman"/>
              </w:rPr>
            </w:pPr>
            <w:ins w:id="62" w:author="Hayes, Jon" w:date="2023-07-07T09:20:00Z">
              <w:r w:rsidRPr="009B7F1E">
                <w:rPr>
                  <w:rFonts w:eastAsia="Times New Roman"/>
                </w:rPr>
                <w:t>&lt;li&gt;</w:t>
              </w:r>
              <w:r w:rsidRPr="009B7F1E">
                <w:rPr>
                  <w:rFonts w:eastAsia="Times New Roman"/>
                  <w:b/>
                </w:rPr>
                <w:t xml:space="preserve"> </w:t>
              </w:r>
              <w:r>
                <w:rPr>
                  <w:rFonts w:eastAsia="Times New Roman"/>
                </w:rPr>
                <w:t xml:space="preserve"> </w:t>
              </w:r>
            </w:ins>
            <w:ins w:id="63" w:author="Hayes, Jon" w:date="2023-07-07T09:21:00Z">
              <w:r>
                <w:rPr>
                  <w:rFonts w:eastAsia="Times New Roman"/>
                </w:rPr>
                <w:t xml:space="preserve">4. </w:t>
              </w:r>
            </w:ins>
            <w:ins w:id="64" w:author="Hayes, Jon" w:date="2023-07-07T09:20:00Z">
              <w:r>
                <w:rPr>
                  <w:rFonts w:eastAsia="Times New Roman"/>
                </w:rPr>
                <w:t xml:space="preserve">As a representation of the historical </w:t>
              </w:r>
            </w:ins>
            <w:ins w:id="65" w:author="Hayes, Jon" w:date="2023-07-07T09:21:00Z">
              <w:r>
                <w:rPr>
                  <w:rFonts w:eastAsia="Times New Roman"/>
                </w:rPr>
                <w:t>past, wh</w:t>
              </w:r>
            </w:ins>
            <w:ins w:id="66" w:author="Hayes, Jon" w:date="2023-07-07T09:43:00Z">
              <w:r w:rsidR="00262753">
                <w:rPr>
                  <w:rFonts w:eastAsia="Times New Roman"/>
                </w:rPr>
                <w:t>ose</w:t>
              </w:r>
            </w:ins>
            <w:ins w:id="67" w:author="Hayes, Jon" w:date="2023-07-07T09:21:00Z">
              <w:r>
                <w:rPr>
                  <w:rFonts w:eastAsia="Times New Roman"/>
                </w:rPr>
                <w:t xml:space="preserve"> points of views are prioritized, and wh</w:t>
              </w:r>
            </w:ins>
            <w:ins w:id="68" w:author="Hayes, Jon" w:date="2023-07-07T09:43:00Z">
              <w:r w:rsidR="00262753">
                <w:rPr>
                  <w:rFonts w:eastAsia="Times New Roman"/>
                </w:rPr>
                <w:t>ose</w:t>
              </w:r>
            </w:ins>
            <w:ins w:id="69" w:author="Hayes, Jon" w:date="2023-07-07T09:21:00Z">
              <w:r>
                <w:rPr>
                  <w:rFonts w:eastAsia="Times New Roman"/>
                </w:rPr>
                <w:t xml:space="preserve"> are minim</w:t>
              </w:r>
            </w:ins>
            <w:ins w:id="70" w:author="Hayes, Jon" w:date="2023-07-07T09:23:00Z">
              <w:r>
                <w:rPr>
                  <w:rFonts w:eastAsia="Times New Roman"/>
                </w:rPr>
                <w:t>i</w:t>
              </w:r>
            </w:ins>
            <w:ins w:id="71" w:author="Hayes, Jon" w:date="2023-07-07T09:21:00Z">
              <w:r>
                <w:rPr>
                  <w:rFonts w:eastAsia="Times New Roman"/>
                </w:rPr>
                <w:t xml:space="preserve">zed or occluded? </w:t>
              </w:r>
            </w:ins>
            <w:ins w:id="72" w:author="Hayes, Jon" w:date="2023-07-07T09:22:00Z">
              <w:r>
                <w:rPr>
                  <w:rFonts w:eastAsia="Times New Roman"/>
                </w:rPr>
                <w:t>(Reflect on activities one and two to respond to this prompt</w:t>
              </w:r>
            </w:ins>
            <w:ins w:id="73" w:author="Hayes, Jon" w:date="2023-07-07T09:23:00Z">
              <w:r>
                <w:rPr>
                  <w:rFonts w:eastAsia="Times New Roman"/>
                </w:rPr>
                <w:t>.</w:t>
              </w:r>
            </w:ins>
            <w:ins w:id="74" w:author="Hayes, Jon" w:date="2023-07-07T09:22:00Z">
              <w:r>
                <w:rPr>
                  <w:rFonts w:eastAsia="Times New Roman"/>
                </w:rPr>
                <w:t>)</w:t>
              </w:r>
            </w:ins>
            <w:ins w:id="75" w:author="Hayes, Jon" w:date="2023-07-07T09:20:00Z">
              <w:r w:rsidRPr="009B7F1E">
                <w:rPr>
                  <w:rFonts w:eastAsia="Times New Roman"/>
                </w:rPr>
                <w:t>&lt;/li&gt;</w:t>
              </w:r>
            </w:ins>
          </w:p>
        </w:tc>
        <w:tc>
          <w:tcPr>
            <w:tcW w:w="4680" w:type="dxa"/>
            <w:shd w:val="clear" w:color="auto" w:fill="auto"/>
            <w:tcMar>
              <w:top w:w="100" w:type="dxa"/>
              <w:left w:w="100" w:type="dxa"/>
              <w:bottom w:w="100" w:type="dxa"/>
              <w:right w:w="100" w:type="dxa"/>
            </w:tcMar>
          </w:tcPr>
          <w:p w14:paraId="3B42C0EA" w14:textId="50AB9ACA" w:rsidR="005305FC" w:rsidRPr="009B7F1E" w:rsidRDefault="005944DD" w:rsidP="00F81D42">
            <w:pPr>
              <w:widowControl w:val="0"/>
              <w:spacing w:line="240" w:lineRule="auto"/>
              <w:rPr>
                <w:b/>
              </w:rPr>
            </w:pPr>
            <w:ins w:id="76" w:author="Hayes, Jon" w:date="2023-07-06T22:32:00Z">
              <w:r w:rsidRPr="009B7F1E">
                <w:rPr>
                  <w:noProof/>
                </w:rPr>
                <mc:AlternateContent>
                  <mc:Choice Requires="wpg">
                    <w:drawing>
                      <wp:anchor distT="114300" distB="114300" distL="114300" distR="114300" simplePos="0" relativeHeight="251670528" behindDoc="0" locked="0" layoutInCell="1" hidden="0" allowOverlap="1" wp14:anchorId="5E0F4D4B" wp14:editId="52B322AF">
                        <wp:simplePos x="0" y="0"/>
                        <wp:positionH relativeFrom="column">
                          <wp:posOffset>20320</wp:posOffset>
                        </wp:positionH>
                        <wp:positionV relativeFrom="paragraph">
                          <wp:posOffset>350520</wp:posOffset>
                        </wp:positionV>
                        <wp:extent cx="2734056" cy="1362456"/>
                        <wp:effectExtent l="12700" t="12700" r="9525" b="9525"/>
                        <wp:wrapTopAndBottom distT="114300" distB="114300"/>
                        <wp:docPr id="5"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34056" cy="1362456"/>
                                  <a:chOff x="934298" y="-262378"/>
                                  <a:chExt cx="10667999" cy="5334003"/>
                                </a:xfrm>
                              </wpg:grpSpPr>
                              <pic:pic xmlns:pic="http://schemas.openxmlformats.org/drawingml/2006/picture">
                                <pic:nvPicPr>
                                  <pic:cNvPr id="6" name="Shape 2"/>
                                  <pic:cNvPicPr preferRelativeResize="0"/>
                                </pic:nvPicPr>
                                <pic:blipFill>
                                  <a:blip r:embed="rId16">
                                    <a:alphaModFix/>
                                  </a:blip>
                                  <a:stretch>
                                    <a:fillRect/>
                                  </a:stretch>
                                </pic:blipFill>
                                <pic:spPr>
                                  <a:xfrm>
                                    <a:off x="934298" y="-262378"/>
                                    <a:ext cx="10667999" cy="5334003"/>
                                  </a:xfrm>
                                  <a:prstGeom prst="rect">
                                    <a:avLst/>
                                  </a:prstGeom>
                                  <a:noFill/>
                                  <a:ln w="9525" cap="flat" cmpd="sng">
                                    <a:solidFill>
                                      <a:srgbClr val="000000"/>
                                    </a:solidFill>
                                    <a:prstDash val="solid"/>
                                    <a:round/>
                                    <a:headEnd type="none" w="sm" len="sm"/>
                                    <a:tailEnd type="none" w="sm" len="sm"/>
                                  </a:ln>
                                </pic:spPr>
                              </pic:pic>
                            </wpg:wgp>
                          </a:graphicData>
                        </a:graphic>
                        <wp14:sizeRelH relativeFrom="margin">
                          <wp14:pctWidth>0</wp14:pctWidth>
                        </wp14:sizeRelH>
                        <wp14:sizeRelV relativeFrom="margin">
                          <wp14:pctHeight>0</wp14:pctHeight>
                        </wp14:sizeRelV>
                      </wp:anchor>
                    </w:drawing>
                  </mc:Choice>
                  <mc:Fallback>
                    <w:pict>
                      <v:group w14:anchorId="777CBCD8" id="Group 5" o:spid="_x0000_s1026" style="position:absolute;margin-left:1.6pt;margin-top:27.6pt;width:215.3pt;height:107.3pt;z-index:251670528;mso-wrap-distance-top:9pt;mso-wrap-distance-bottom:9pt;mso-width-relative:margin;mso-height-relative:margin" coordorigin="9342,-2623" coordsize="106679,53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">
                        <o:lock v:ext="edit" aspectratio="t"/>
                        <v:shape id="Shape 2" o:spid="_x0000_s1027" type="#_x0000_t75" style="position:absolute;left:9342;top:-2623;width:106680;height:53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" stroked="t">
                          <v:stroke startarrowwidth="narrow" startarrowlength="short" endarrowwidth="narrow" endarrowlength="short" joinstyle="round"/>
                          <v:imagedata r:id="rId17" o:title=""/>
                        </v:shape>
                        <w10:wrap type="topAndBottom"/>
                      </v:group>
                    </w:pict>
                  </mc:Fallback>
                </mc:AlternateContent>
              </w:r>
            </w:ins>
            <w:ins w:id="77" w:author="Hayes, Jon" w:date="2023-07-06T22:38:00Z">
              <w:r>
                <w:rPr>
                  <w:noProof/>
                </w:rPr>
                <mc:AlternateContent>
                  <mc:Choice Requires="wps">
                    <w:drawing>
                      <wp:anchor distT="0" distB="0" distL="114300" distR="114300" simplePos="0" relativeHeight="251673600" behindDoc="0" locked="0" layoutInCell="1" allowOverlap="1" wp14:anchorId="01A8CE48" wp14:editId="464ADE75">
                        <wp:simplePos x="0" y="0"/>
                        <wp:positionH relativeFrom="column">
                          <wp:posOffset>4013200</wp:posOffset>
                        </wp:positionH>
                        <wp:positionV relativeFrom="paragraph">
                          <wp:posOffset>9442450</wp:posOffset>
                        </wp:positionV>
                        <wp:extent cx="2853055" cy="635"/>
                        <wp:effectExtent l="0" t="0" r="4445" b="12065"/>
                        <wp:wrapNone/>
                        <wp:docPr id="1" name="Text Box 1"/>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DA83A29" w14:textId="502D2AB0" w:rsidR="005944DD" w:rsidRPr="00FF10C6" w:rsidRDefault="005944DD" w:rsidP="005944DD">
                                    <w:pPr>
                                      <w:widowControl w:val="0"/>
                                      <w:rPr>
                                        <w:noProof/>
                                      </w:rPr>
                                    </w:pPr>
                                    <w:ins w:id="78" w:author="Hayes, Jon" w:date="2023-07-06T22:38:00Z">
                                      <w:r>
                                        <w:t xml:space="preserve">Figure </w:t>
                                      </w:r>
                                      <w:r>
                                        <w:fldChar w:fldCharType="begin"/>
                                      </w:r>
                                      <w:r>
                                        <w:instrText xml:space="preserve"> SEQ Figure \* ARABIC </w:instrText>
                                      </w:r>
                                    </w:ins>
                                    <w:r>
                                      <w:fldChar w:fldCharType="separate"/>
                                    </w:r>
                                    <w:ins w:id="79" w:author="Hayes, Jon" w:date="2023-07-06T22:38: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8CE48" id="_x0000_t202" coordsize="21600,21600" o:spt="202" path="m,l,21600r21600,l21600,xe">
                        <v:stroke joinstyle="miter"/>
                        <v:path gradientshapeok="t" o:connecttype="rect"/>
                      </v:shapetype>
                      <v:shape id="Text Box 1" o:spid="_x0000_s1026" type="#_x0000_t202" style="position:absolute;margin-left:316pt;margin-top:743.5pt;width:224.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" stroked="f">
                        <v:textbox style="mso-fit-shape-to-text:t" inset="0,0,0,0">
                          <w:txbxContent>
                            <w:p w14:paraId="6DA83A29" w14:textId="502D2AB0" w:rsidR="005944DD" w:rsidRPr="00FF10C6" w:rsidRDefault="005944DD" w:rsidP="005944DD">
                              <w:pPr>
                                <w:widowControl w:val="0"/>
                                <w:rPr>
                                  <w:noProof/>
                                </w:rPr>
                              </w:pPr>
                              <w:ins w:id="79" w:author="Hayes, Jon" w:date="2023-07-06T22:38:00Z">
                                <w:r>
                                  <w:t xml:space="preserve">Figure </w:t>
                                </w:r>
                                <w:r>
                                  <w:fldChar w:fldCharType="begin"/>
                                </w:r>
                                <w:r>
                                  <w:instrText xml:space="preserve"> SEQ Figure \* ARABIC </w:instrText>
                                </w:r>
                              </w:ins>
                              <w:r>
                                <w:fldChar w:fldCharType="separate"/>
                              </w:r>
                              <w:ins w:id="80" w:author="Hayes, Jon" w:date="2023-07-06T22:38:00Z">
                                <w:r>
                                  <w:rPr>
                                    <w:noProof/>
                                  </w:rPr>
                                  <w:t>1</w:t>
                                </w:r>
                                <w:r>
                                  <w:fldChar w:fldCharType="end"/>
                                </w:r>
                              </w:ins>
                            </w:p>
                          </w:txbxContent>
                        </v:textbox>
                      </v:shape>
                    </w:pict>
                  </mc:Fallback>
                </mc:AlternateContent>
              </w:r>
            </w:ins>
            <w:r w:rsidR="005305FC" w:rsidRPr="009B7F1E">
              <w:rPr>
                <w:b/>
              </w:rPr>
              <w:t>Media component (optional)</w:t>
            </w:r>
          </w:p>
          <w:p w14:paraId="0AEFA60E" w14:textId="7CCB0F58" w:rsidR="005305FC" w:rsidRPr="005944DD" w:rsidDel="005944DD" w:rsidRDefault="005944DD">
            <w:pPr>
              <w:spacing w:line="240" w:lineRule="auto"/>
              <w:rPr>
                <w:del w:id="80" w:author="Hayes, Jon" w:date="2023-07-06T22:42:00Z"/>
              </w:rPr>
              <w:pPrChange w:id="81" w:author="Hayes, Jon" w:date="2023-07-06T22:43:00Z">
                <w:pPr>
                  <w:widowControl w:val="0"/>
                  <w:spacing w:line="240" w:lineRule="auto"/>
                </w:pPr>
              </w:pPrChange>
            </w:pPr>
            <w:ins w:id="82" w:author="Hayes, Jon" w:date="2023-07-06T22:41:00Z">
              <w:r w:rsidRPr="005944DD">
                <w:t>F</w:t>
              </w:r>
            </w:ins>
            <w:ins w:id="83" w:author="Hayes, Jon" w:date="2023-07-06T22:40:00Z">
              <w:r w:rsidRPr="005944DD">
                <w:t xml:space="preserve">ig. </w:t>
              </w:r>
            </w:ins>
            <w:ins w:id="84" w:author="Hayes, Jon" w:date="2023-07-06T22:56:00Z">
              <w:r w:rsidR="00831553">
                <w:t>3</w:t>
              </w:r>
            </w:ins>
            <w:ins w:id="85" w:author="Hayes, Jon" w:date="2023-07-06T22:40:00Z">
              <w:r w:rsidRPr="005944DD">
                <w:t xml:space="preserve"> Still from Burgers, “Narrative Structure Analysis:</w:t>
              </w:r>
            </w:ins>
            <w:ins w:id="86" w:author="Hayes, Jon" w:date="2023-07-06T22:41:00Z">
              <w:r w:rsidRPr="005944DD">
                <w:t xml:space="preserve"> </w:t>
              </w:r>
            </w:ins>
            <w:ins w:id="87" w:author="Hayes, Jon" w:date="2023-07-06T22:40:00Z">
              <w:r w:rsidRPr="005944DD">
                <w:t xml:space="preserve">Plot Structure ‘A Rose for Emily,’” Digital Yoknapatawpha, University of Virginia,  </w:t>
              </w:r>
            </w:ins>
            <w:ins w:id="88" w:author="Hayes, Jon" w:date="2023-07-06T22:44:00Z">
              <w:r>
                <w:fldChar w:fldCharType="begin"/>
              </w:r>
            </w:ins>
            <w:ins w:id="89" w:author="Burgers, Johannes Hendrikus - burgerjh" w:date="2023-08-05T06:06:00Z">
              <w:r w:rsidR="004D24D7">
                <w:instrText>HYPERLINK "file://C:\\Users\\jonhayes\\Desktop\\ig. 1 Still from Burgers, \“Narrative Structure Analysis:                                                   Plot Structure ‘A Rose for Emily,’\” Digital Yoknapatawpha, University of Virginia,  http:\\faulkner.iath.virginia.edu\\narrativeanalysis.html"</w:instrText>
              </w:r>
            </w:ins>
            <w:ins w:id="90" w:author="Hayes, Jon" w:date="2023-07-07T11:30:00Z">
              <w:del w:id="91" w:author="Burgers, Johannes Hendrikus - burgerjh" w:date="2023-08-05T06:06:00Z">
                <w:r w:rsidR="00682C7C" w:rsidDel="004D24D7">
                  <w:delInstrText>HYPERLINK "/Users/jonhayes/Desktop/ig. 1 Still from Burgers, \“Narrative Structure Analysis:                                                   Plot Structure ‘A Rose for Emily,’\” Digital Yoknapatawpha, University of Virginia,  http:/faulkner.iath.virginia.edu/narrativeanalysis.html"</w:delInstrText>
                </w:r>
              </w:del>
            </w:ins>
            <w:ins w:id="92" w:author="Burgers, Johannes Hendrikus - burgerjh" w:date="2023-08-05T06:06:00Z"/>
            <w:ins w:id="93" w:author="Hayes, Jon" w:date="2023-07-06T22:44:00Z">
              <w:r>
                <w:fldChar w:fldCharType="separate"/>
              </w:r>
              <w:r w:rsidRPr="005944DD">
                <w:rPr>
                  <w:rStyle w:val="Hyperlink"/>
                </w:rPr>
                <w:t>http://faulkner.iath.virginia.edu/narrativeanalysis.html</w:t>
              </w:r>
              <w:r>
                <w:fldChar w:fldCharType="end"/>
              </w:r>
            </w:ins>
          </w:p>
          <w:p w14:paraId="26C220C8" w14:textId="0066060F" w:rsidR="005305FC" w:rsidRPr="009B7F1E" w:rsidRDefault="005305FC">
            <w:pPr>
              <w:spacing w:line="240" w:lineRule="auto"/>
              <w:pPrChange w:id="94" w:author="Hayes, Jon" w:date="2023-07-06T22:43:00Z">
                <w:pPr>
                  <w:widowControl w:val="0"/>
                  <w:spacing w:line="240" w:lineRule="auto"/>
                </w:pPr>
              </w:pPrChange>
            </w:pPr>
            <w:del w:id="95" w:author="Hayes, Jon" w:date="2023-07-06T22:30:00Z">
              <w:r w:rsidRPr="009B7F1E" w:rsidDel="0030590D">
                <w:delText>If you want to highlight particular images, videos, or a fancy quote enter them here. Otherwise leave this blank.</w:delText>
              </w:r>
            </w:del>
          </w:p>
        </w:tc>
      </w:tr>
    </w:tbl>
    <w:p w14:paraId="77A97250" w14:textId="3A935642" w:rsidR="005305FC" w:rsidRPr="009B7F1E" w:rsidRDefault="005305FC"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5FC" w:rsidRPr="009B7F1E" w14:paraId="041C41E7" w14:textId="77777777" w:rsidTr="00F81D42">
        <w:tc>
          <w:tcPr>
            <w:tcW w:w="9360" w:type="dxa"/>
            <w:shd w:val="clear" w:color="auto" w:fill="auto"/>
            <w:tcMar>
              <w:top w:w="100" w:type="dxa"/>
              <w:left w:w="100" w:type="dxa"/>
              <w:bottom w:w="100" w:type="dxa"/>
              <w:right w:w="100" w:type="dxa"/>
            </w:tcMar>
          </w:tcPr>
          <w:p w14:paraId="3E19F016" w14:textId="4743FFFA" w:rsidR="005305FC" w:rsidRPr="009B7F1E" w:rsidRDefault="005305FC" w:rsidP="00F81D42">
            <w:pPr>
              <w:widowControl w:val="0"/>
              <w:pBdr>
                <w:top w:val="nil"/>
                <w:left w:val="nil"/>
                <w:bottom w:val="nil"/>
                <w:right w:val="nil"/>
                <w:between w:val="nil"/>
              </w:pBdr>
              <w:spacing w:line="240" w:lineRule="auto"/>
              <w:rPr>
                <w:b/>
              </w:rPr>
            </w:pPr>
            <w:r w:rsidRPr="009B7F1E">
              <w:rPr>
                <w:b/>
              </w:rPr>
              <w:t>Activity 4:</w:t>
            </w:r>
            <w:ins w:id="96" w:author="Hayes, Jon" w:date="2023-07-07T09:18:00Z">
              <w:r w:rsidR="00A56F90">
                <w:rPr>
                  <w:b/>
                  <w:lang w:val="en-US"/>
                </w:rPr>
                <w:t xml:space="preserve"> </w:t>
              </w:r>
            </w:ins>
            <w:del w:id="97" w:author="Hayes, Jon" w:date="2023-07-07T09:18:00Z">
              <w:r w:rsidRPr="009B7F1E" w:rsidDel="00A56F90">
                <w:rPr>
                  <w:b/>
                </w:rPr>
                <w:delText xml:space="preserve"> </w:delText>
              </w:r>
              <w:r w:rsidRPr="009B7F1E" w:rsidDel="00A56F90">
                <w:rPr>
                  <w:b/>
                  <w:lang w:val="en-US"/>
                </w:rPr>
                <w:delText xml:space="preserve">Essay Draft: </w:delText>
              </w:r>
            </w:del>
            <w:ins w:id="98" w:author="Hayes, Jon" w:date="2023-07-06T22:27:00Z">
              <w:r w:rsidR="0030590D">
                <w:rPr>
                  <w:b/>
                  <w:lang w:val="en-US"/>
                </w:rPr>
                <w:t>From Visualization to a T</w:t>
              </w:r>
            </w:ins>
            <w:del w:id="99" w:author="Hayes, Jon" w:date="2023-07-06T22:29:00Z">
              <w:r w:rsidRPr="009B7F1E" w:rsidDel="0030590D">
                <w:rPr>
                  <w:b/>
                  <w:lang w:val="en-US"/>
                </w:rPr>
                <w:delText>T</w:delText>
              </w:r>
            </w:del>
            <w:r w:rsidRPr="009B7F1E">
              <w:rPr>
                <w:b/>
                <w:lang w:val="en-US"/>
              </w:rPr>
              <w:t>hesis Statement</w:t>
            </w:r>
          </w:p>
        </w:tc>
      </w:tr>
      <w:tr w:rsidR="005305FC" w:rsidRPr="009B7F1E" w14:paraId="19332B33" w14:textId="77777777" w:rsidTr="00F81D42">
        <w:tc>
          <w:tcPr>
            <w:tcW w:w="9360" w:type="dxa"/>
            <w:shd w:val="clear" w:color="auto" w:fill="auto"/>
            <w:tcMar>
              <w:top w:w="100" w:type="dxa"/>
              <w:left w:w="100" w:type="dxa"/>
              <w:bottom w:w="100" w:type="dxa"/>
              <w:right w:w="100" w:type="dxa"/>
            </w:tcMar>
          </w:tcPr>
          <w:p w14:paraId="4B190073" w14:textId="29852E76" w:rsidR="005305FC" w:rsidRPr="009B7F1E" w:rsidRDefault="00F81D42" w:rsidP="00F81D42">
            <w:pPr>
              <w:spacing w:line="240" w:lineRule="auto"/>
              <w:rPr>
                <w:rFonts w:eastAsia="Times New Roman"/>
                <w:lang w:val="en-US"/>
              </w:rPr>
            </w:pPr>
            <w:r w:rsidRPr="009B7F1E">
              <w:rPr>
                <w:rFonts w:eastAsia="Times New Roman"/>
              </w:rPr>
              <w:t xml:space="preserve">&lt;p&gt; </w:t>
            </w:r>
            <w:r w:rsidRPr="009B7F1E">
              <w:rPr>
                <w:rFonts w:eastAsia="Times New Roman"/>
                <w:lang w:val="en-US"/>
              </w:rPr>
              <w:t xml:space="preserve">Write a provisional thesis statement related to any of the above activities or other tools and activities you have explored from Digital Yoknapatawpha in class or on your own. For example, your thesis statement could make a claim about one or more of following aspects of the story: character identities and social relations; the historical context(s) of the story; narrative structure and its effects; or any other aspect of the story. </w:t>
            </w:r>
            <w:r w:rsidRPr="009B7F1E">
              <w:rPr>
                <w:rFonts w:eastAsia="Times New Roman"/>
              </w:rPr>
              <w:t>&lt;/p&gt;</w:t>
            </w:r>
          </w:p>
        </w:tc>
      </w:tr>
    </w:tbl>
    <w:p w14:paraId="4160EABB" w14:textId="19AFD728" w:rsidR="005305FC" w:rsidRPr="009B7F1E" w:rsidRDefault="005305FC" w:rsidP="00DC42F1">
      <w:pPr>
        <w:spacing w:line="240" w:lineRule="auto"/>
        <w:rPr>
          <w:rFonts w:eastAsia="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305FC" w:rsidRPr="009B7F1E" w14:paraId="50CDACFE" w14:textId="77777777" w:rsidTr="00F81D42">
        <w:tc>
          <w:tcPr>
            <w:tcW w:w="9360" w:type="dxa"/>
            <w:shd w:val="clear" w:color="auto" w:fill="auto"/>
            <w:tcMar>
              <w:top w:w="100" w:type="dxa"/>
              <w:left w:w="100" w:type="dxa"/>
              <w:bottom w:w="100" w:type="dxa"/>
              <w:right w:w="100" w:type="dxa"/>
            </w:tcMar>
          </w:tcPr>
          <w:p w14:paraId="09F6815E" w14:textId="5D701412" w:rsidR="005305FC" w:rsidRPr="009B7F1E" w:rsidRDefault="005305FC" w:rsidP="00F81D42">
            <w:pPr>
              <w:widowControl w:val="0"/>
              <w:spacing w:line="240" w:lineRule="auto"/>
              <w:rPr>
                <w:b/>
              </w:rPr>
            </w:pPr>
            <w:r w:rsidRPr="009B7F1E">
              <w:rPr>
                <w:b/>
              </w:rPr>
              <w:lastRenderedPageBreak/>
              <w:t>Final Product</w:t>
            </w:r>
          </w:p>
        </w:tc>
      </w:tr>
      <w:tr w:rsidR="005305FC" w:rsidRPr="009B7F1E" w14:paraId="2A11A935" w14:textId="77777777" w:rsidTr="00F81D42">
        <w:tc>
          <w:tcPr>
            <w:tcW w:w="9360" w:type="dxa"/>
            <w:shd w:val="clear" w:color="auto" w:fill="auto"/>
            <w:tcMar>
              <w:top w:w="100" w:type="dxa"/>
              <w:left w:w="100" w:type="dxa"/>
              <w:bottom w:w="100" w:type="dxa"/>
              <w:right w:w="100" w:type="dxa"/>
            </w:tcMar>
          </w:tcPr>
          <w:p w14:paraId="54E59DA8" w14:textId="1B402D9F" w:rsidR="005305FC" w:rsidRPr="009B7F1E" w:rsidRDefault="00F81D42" w:rsidP="005305FC">
            <w:pPr>
              <w:spacing w:line="240" w:lineRule="auto"/>
              <w:rPr>
                <w:rFonts w:eastAsia="Times New Roman"/>
              </w:rPr>
            </w:pPr>
            <w:r w:rsidRPr="009B7F1E">
              <w:rPr>
                <w:rFonts w:eastAsia="Times New Roman"/>
              </w:rPr>
              <w:t xml:space="preserve">&lt;p&gt; </w:t>
            </w:r>
            <w:r w:rsidR="005305FC" w:rsidRPr="009B7F1E">
              <w:rPr>
                <w:rFonts w:eastAsia="Times New Roman"/>
              </w:rPr>
              <w:t>Requirements for final essays include students citing Digital Yoknapatawpha tools as part of their scholarly research. It is recommended that essays cite Digital Yoknapatawpha at least twice in their essays in any of the following ways (but not limited to these options):</w:t>
            </w:r>
            <w:r w:rsidRPr="009B7F1E">
              <w:rPr>
                <w:rFonts w:eastAsia="Times New Roman"/>
              </w:rPr>
              <w:t xml:space="preserve"> &lt;/p&gt;</w:t>
            </w:r>
          </w:p>
          <w:p w14:paraId="07DE1DE3" w14:textId="77777777" w:rsidR="005305FC" w:rsidRPr="009B7F1E" w:rsidRDefault="005305FC" w:rsidP="005305FC">
            <w:pPr>
              <w:spacing w:line="240" w:lineRule="auto"/>
              <w:rPr>
                <w:rFonts w:eastAsia="Times New Roman"/>
              </w:rPr>
            </w:pPr>
            <w:r w:rsidRPr="009B7F1E">
              <w:rPr>
                <w:rFonts w:eastAsia="Times New Roman"/>
              </w:rPr>
              <w:t xml:space="preserve"> </w:t>
            </w:r>
          </w:p>
          <w:p w14:paraId="6F2D377F" w14:textId="4D8C2005" w:rsidR="005305FC" w:rsidRPr="009B7F1E" w:rsidRDefault="00F81D42" w:rsidP="005305FC">
            <w:pPr>
              <w:spacing w:line="240" w:lineRule="auto"/>
              <w:ind w:left="1080"/>
              <w:rPr>
                <w:rFonts w:eastAsia="Times New Roman"/>
              </w:rPr>
            </w:pPr>
            <w:r w:rsidRPr="009B7F1E">
              <w:rPr>
                <w:rFonts w:eastAsia="Times New Roman"/>
              </w:rPr>
              <w:t>&lt;li&gt;</w:t>
            </w:r>
            <w:r w:rsidRPr="009B7F1E">
              <w:rPr>
                <w:rFonts w:eastAsia="Times New Roman"/>
                <w:b/>
              </w:rPr>
              <w:t xml:space="preserve"> </w:t>
            </w:r>
            <w:r w:rsidR="005305FC" w:rsidRPr="009B7F1E">
              <w:rPr>
                <w:rFonts w:eastAsia="Times New Roman"/>
              </w:rPr>
              <w:t xml:space="preserve">Students will include a </w:t>
            </w:r>
            <w:hyperlink r:id="rId18">
              <w:r w:rsidR="005305FC" w:rsidRPr="009B7F1E">
                <w:rPr>
                  <w:rFonts w:eastAsia="Times New Roman"/>
                  <w:color w:val="1155CC"/>
                  <w:u w:val="single"/>
                </w:rPr>
                <w:t>hyperlink</w:t>
              </w:r>
            </w:hyperlink>
            <w:r w:rsidR="005305FC" w:rsidRPr="009B7F1E">
              <w:rPr>
                <w:rFonts w:eastAsia="Times New Roman"/>
              </w:rPr>
              <w:t xml:space="preserve"> to a relevant page on Digital Yoknapatawpha.</w:t>
            </w:r>
            <w:ins w:id="100" w:author="Hayes, Jon" w:date="2023-07-06T22:55:00Z">
              <w:r w:rsidR="006D7EBE">
                <w:rPr>
                  <w:rFonts w:eastAsia="Times New Roman"/>
                </w:rPr>
                <w:t xml:space="preserve"> </w:t>
              </w:r>
            </w:ins>
            <w:del w:id="101" w:author="Hayes, Jon" w:date="2023-07-06T22:55:00Z">
              <w:r w:rsidRPr="009B7F1E" w:rsidDel="006D7EBE">
                <w:rPr>
                  <w:rFonts w:eastAsia="Times New Roman"/>
                </w:rPr>
                <w:delText xml:space="preserve"> </w:delText>
              </w:r>
            </w:del>
            <w:r w:rsidRPr="009B7F1E">
              <w:rPr>
                <w:rFonts w:eastAsia="Times New Roman"/>
              </w:rPr>
              <w:t>&lt;/li&gt;</w:t>
            </w:r>
          </w:p>
          <w:p w14:paraId="62C64300" w14:textId="43346321" w:rsidR="009B7F1E" w:rsidDel="006D7EBE" w:rsidRDefault="00013AC9">
            <w:pPr>
              <w:spacing w:line="240" w:lineRule="auto"/>
              <w:ind w:left="1058"/>
              <w:rPr>
                <w:del w:id="102" w:author="Hayes, Jon" w:date="2023-07-06T22:54:00Z"/>
                <w:rFonts w:eastAsia="Times New Roman"/>
              </w:rPr>
              <w:pPrChange w:id="103" w:author="Hayes, Jon" w:date="2023-07-06T22:56:00Z">
                <w:pPr>
                  <w:spacing w:line="240" w:lineRule="auto"/>
                  <w:ind w:left="1080"/>
                </w:pPr>
              </w:pPrChange>
            </w:pPr>
            <w:del w:id="104" w:author="Hayes, Jon" w:date="2023-07-06T22:34:00Z">
              <w:r w:rsidRPr="009B7F1E" w:rsidDel="0030590D">
                <w:rPr>
                  <w:noProof/>
                </w:rPr>
                <mc:AlternateContent>
                  <mc:Choice Requires="wpg">
                    <w:drawing>
                      <wp:anchor distT="114300" distB="114300" distL="114300" distR="114300" simplePos="0" relativeHeight="251668480" behindDoc="0" locked="0" layoutInCell="1" hidden="0" allowOverlap="1" wp14:anchorId="09A2599C" wp14:editId="7DFD3C14">
                        <wp:simplePos x="0" y="0"/>
                        <wp:positionH relativeFrom="column">
                          <wp:posOffset>958285</wp:posOffset>
                        </wp:positionH>
                        <wp:positionV relativeFrom="paragraph">
                          <wp:posOffset>647616</wp:posOffset>
                        </wp:positionV>
                        <wp:extent cx="3474720" cy="1737360"/>
                        <wp:effectExtent l="12700" t="12700" r="5080" b="15240"/>
                        <wp:wrapTopAndBottom distT="114300" distB="114300"/>
                        <wp:docPr id="19" name="Group 19"/>
                        <wp:cNvGraphicFramePr/>
                        <a:graphic xmlns:a="http://schemas.openxmlformats.org/drawingml/2006/main">
                          <a:graphicData uri="http://schemas.microsoft.com/office/word/2010/wordprocessingGroup">
                            <wpg:wgp>
                              <wpg:cNvGrpSpPr/>
                              <wpg:grpSpPr>
                                <a:xfrm>
                                  <a:off x="0" y="0"/>
                                  <a:ext cx="3474720" cy="1737360"/>
                                  <a:chOff x="142875" y="142875"/>
                                  <a:chExt cx="10687075" cy="5353075"/>
                                </a:xfrm>
                              </wpg:grpSpPr>
                              <pic:pic xmlns:pic="http://schemas.openxmlformats.org/drawingml/2006/picture">
                                <pic:nvPicPr>
                                  <pic:cNvPr id="20" name="Shape 2"/>
                                  <pic:cNvPicPr preferRelativeResize="0"/>
                                </pic:nvPicPr>
                                <pic:blipFill>
                                  <a:blip r:embed="rId16">
                                    <a:alphaModFix/>
                                  </a:blip>
                                  <a:stretch>
                                    <a:fillRect/>
                                  </a:stretch>
                                </pic:blipFill>
                                <pic:spPr>
                                  <a:xfrm>
                                    <a:off x="152400" y="152400"/>
                                    <a:ext cx="10668001" cy="5334001"/>
                                  </a:xfrm>
                                  <a:prstGeom prst="rect">
                                    <a:avLst/>
                                  </a:prstGeom>
                                  <a:noFill/>
                                  <a:ln w="9525" cap="flat" cmpd="sng">
                                    <a:solidFill>
                                      <a:srgbClr val="000000"/>
                                    </a:solidFill>
                                    <a:prstDash val="solid"/>
                                    <a:round/>
                                    <a:headEnd type="none" w="sm" len="sm"/>
                                    <a:tailEnd type="none" w="sm" len="sm"/>
                                  </a:ln>
                                </pic:spPr>
                              </pic:pic>
                            </wpg:wgp>
                          </a:graphicData>
                        </a:graphic>
                      </wp:anchor>
                    </w:drawing>
                  </mc:Choice>
                  <mc:Fallback>
                    <w:pict>
                      <v:group w14:anchorId="5BDB9864" id="Group 19" o:spid="_x0000_s1026" style="position:absolute;margin-left:75.45pt;margin-top:51pt;width:273.6pt;height:136.8pt;z-index:251668480;mso-wrap-distance-top:9pt;mso-wrap-distance-bottom:9pt" coordorigin="1428,1428" coordsize="106870,5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">
                        <v:shape id="Shape 2" o:spid="_x0000_s1027" type="#_x0000_t75" style="position:absolute;left:1524;top:1524;width:106680;height:533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" stroked="t">
                          <v:stroke startarrowwidth="narrow" startarrowlength="short" endarrowwidth="narrow" endarrowlength="short" joinstyle="round"/>
                          <v:imagedata r:id="rId17" o:title=""/>
                        </v:shape>
                        <w10:wrap type="topAndBottom"/>
                      </v:group>
                    </w:pict>
                  </mc:Fallback>
                </mc:AlternateContent>
              </w:r>
            </w:del>
            <w:r w:rsidR="00F81D42" w:rsidRPr="009B7F1E">
              <w:rPr>
                <w:rFonts w:eastAsia="Times New Roman"/>
              </w:rPr>
              <w:t>&lt;li&gt;</w:t>
            </w:r>
            <w:r w:rsidR="00F81D42" w:rsidRPr="009B7F1E">
              <w:rPr>
                <w:rFonts w:eastAsia="Times New Roman"/>
                <w:b/>
              </w:rPr>
              <w:t xml:space="preserve"> </w:t>
            </w:r>
            <w:r w:rsidR="005305FC" w:rsidRPr="009B7F1E">
              <w:rPr>
                <w:rFonts w:eastAsia="Times New Roman"/>
              </w:rPr>
              <w:t xml:space="preserve">Students will include an image or screenshot of a tool or resource </w:t>
            </w:r>
            <w:ins w:id="105" w:author="Hayes, Jon" w:date="2023-07-07T09:44:00Z">
              <w:r w:rsidR="00262753">
                <w:rPr>
                  <w:rFonts w:eastAsia="Times New Roman"/>
                </w:rPr>
                <w:t>from</w:t>
              </w:r>
            </w:ins>
            <w:del w:id="106" w:author="Hayes, Jon" w:date="2023-07-07T09:44:00Z">
              <w:r w:rsidR="005305FC" w:rsidRPr="009B7F1E" w:rsidDel="00262753">
                <w:rPr>
                  <w:rFonts w:eastAsia="Times New Roman"/>
                </w:rPr>
                <w:delText>on a</w:delText>
              </w:r>
            </w:del>
            <w:r w:rsidR="005305FC" w:rsidRPr="009B7F1E">
              <w:rPr>
                <w:rFonts w:eastAsia="Times New Roman"/>
              </w:rPr>
              <w:t xml:space="preserve"> Digital Yoknapatawpha with caption citations. Students may choose images on the site, or they may include a self-generated image from the site.</w:t>
            </w:r>
            <w:del w:id="107" w:author="Hayes, Jon" w:date="2023-07-06T22:44:00Z">
              <w:r w:rsidR="005305FC" w:rsidRPr="009B7F1E" w:rsidDel="005944DD">
                <w:rPr>
                  <w:rFonts w:eastAsia="Times New Roman"/>
                </w:rPr>
                <w:delText xml:space="preserve"> For example:</w:delText>
              </w:r>
            </w:del>
          </w:p>
          <w:p w14:paraId="469BDB50" w14:textId="5F056789" w:rsidR="009B7F1E" w:rsidRPr="009B7F1E" w:rsidDel="006D7EBE" w:rsidRDefault="006D7EBE">
            <w:pPr>
              <w:spacing w:line="240" w:lineRule="auto"/>
              <w:ind w:left="1058"/>
              <w:rPr>
                <w:del w:id="108" w:author="Hayes, Jon" w:date="2023-07-06T22:54:00Z"/>
                <w:rFonts w:eastAsia="Times New Roman"/>
              </w:rPr>
              <w:pPrChange w:id="109" w:author="Hayes, Jon" w:date="2023-07-06T22:56:00Z">
                <w:pPr>
                  <w:spacing w:line="240" w:lineRule="auto"/>
                </w:pPr>
              </w:pPrChange>
            </w:pPr>
            <w:ins w:id="110" w:author="Hayes, Jon" w:date="2023-07-06T22:54:00Z">
              <w:r>
                <w:rPr>
                  <w:rFonts w:eastAsia="Times New Roman"/>
                </w:rPr>
                <w:t xml:space="preserve"> </w:t>
              </w:r>
            </w:ins>
          </w:p>
          <w:p w14:paraId="6B7558DF" w14:textId="51BBEA93" w:rsidR="005305FC" w:rsidRPr="009B7F1E" w:rsidDel="006D7EBE" w:rsidRDefault="009B7F1E">
            <w:pPr>
              <w:spacing w:line="240" w:lineRule="auto"/>
              <w:ind w:left="1058" w:right="2430"/>
              <w:rPr>
                <w:del w:id="111" w:author="Hayes, Jon" w:date="2023-07-06T22:54:00Z"/>
                <w:rFonts w:eastAsia="Times New Roman"/>
              </w:rPr>
              <w:pPrChange w:id="112" w:author="Hayes, Jon" w:date="2023-07-06T22:56:00Z">
                <w:pPr>
                  <w:spacing w:after="200" w:line="240" w:lineRule="auto"/>
                  <w:ind w:left="1440" w:right="2430"/>
                </w:pPr>
              </w:pPrChange>
            </w:pPr>
            <w:del w:id="113" w:author="Hayes, Jon" w:date="2023-07-06T22:50:00Z">
              <w:r w:rsidRPr="009B7F1E" w:rsidDel="006D7EBE">
                <w:rPr>
                  <w:noProof/>
                </w:rPr>
                <mc:AlternateContent>
                  <mc:Choice Requires="wpg">
                    <w:drawing>
                      <wp:anchor distT="114300" distB="114300" distL="114300" distR="114300" simplePos="0" relativeHeight="251666432" behindDoc="0" locked="0" layoutInCell="1" hidden="0" allowOverlap="1" wp14:anchorId="700C2C56" wp14:editId="13AB37D1">
                        <wp:simplePos x="0" y="0"/>
                        <wp:positionH relativeFrom="column">
                          <wp:posOffset>926444</wp:posOffset>
                        </wp:positionH>
                        <wp:positionV relativeFrom="paragraph">
                          <wp:posOffset>829058</wp:posOffset>
                        </wp:positionV>
                        <wp:extent cx="3474720" cy="1924050"/>
                        <wp:effectExtent l="12700" t="12700" r="5080" b="6350"/>
                        <wp:wrapTopAndBottom distT="114300" distB="114300"/>
                        <wp:docPr id="15" name="Group 15"/>
                        <wp:cNvGraphicFramePr/>
                        <a:graphic xmlns:a="http://schemas.openxmlformats.org/drawingml/2006/main">
                          <a:graphicData uri="http://schemas.microsoft.com/office/word/2010/wordprocessingGroup">
                            <wpg:wgp>
                              <wpg:cNvGrpSpPr/>
                              <wpg:grpSpPr>
                                <a:xfrm>
                                  <a:off x="0" y="0"/>
                                  <a:ext cx="3474720" cy="1924050"/>
                                  <a:chOff x="142850" y="142875"/>
                                  <a:chExt cx="9810400" cy="7943850"/>
                                </a:xfrm>
                              </wpg:grpSpPr>
                              <pic:pic xmlns:pic="http://schemas.openxmlformats.org/drawingml/2006/picture">
                                <pic:nvPicPr>
                                  <pic:cNvPr id="16" name="Shape 4"/>
                                  <pic:cNvPicPr preferRelativeResize="0"/>
                                </pic:nvPicPr>
                                <pic:blipFill>
                                  <a:blip r:embed="rId7">
                                    <a:alphaModFix/>
                                  </a:blip>
                                  <a:stretch>
                                    <a:fillRect/>
                                  </a:stretch>
                                </pic:blipFill>
                                <pic:spPr>
                                  <a:xfrm>
                                    <a:off x="152400" y="152400"/>
                                    <a:ext cx="9791317" cy="7924798"/>
                                  </a:xfrm>
                                  <a:prstGeom prst="rect">
                                    <a:avLst/>
                                  </a:prstGeom>
                                  <a:noFill/>
                                  <a:ln w="9525" cap="flat" cmpd="sng">
                                    <a:solidFill>
                                      <a:srgbClr val="000000"/>
                                    </a:solidFill>
                                    <a:prstDash val="solid"/>
                                    <a:round/>
                                    <a:headEnd type="none" w="sm" len="sm"/>
                                    <a:tailEnd type="none" w="sm" len="sm"/>
                                  </a:ln>
                                </pic:spPr>
                              </pic:pic>
                            </wpg:wgp>
                          </a:graphicData>
                        </a:graphic>
                        <wp14:sizeRelH relativeFrom="margin">
                          <wp14:pctWidth>0</wp14:pctWidth>
                        </wp14:sizeRelH>
                      </wp:anchor>
                    </w:drawing>
                  </mc:Choice>
                  <mc:Fallback>
                    <w:pict>
                      <v:group w14:anchorId="0483CCD2" id="Group 15" o:spid="_x0000_s1026" style="position:absolute;margin-left:72.95pt;margin-top:65.3pt;width:273.6pt;height:151.5pt;z-index:251666432;mso-wrap-distance-top:9pt;mso-wrap-distance-bottom:9pt;mso-width-relative:margin" coordorigin="1428,1428" coordsize="98104,79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">
                        <v:shape id="Shape 4" o:spid="_x0000_s1027" type="#_x0000_t75" style="position:absolute;left:1524;top:1524;width:97913;height:792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" stroked="t">
                          <v:stroke startarrowwidth="narrow" startarrowlength="short" endarrowwidth="narrow" endarrowlength="short" joinstyle="round"/>
                          <v:imagedata r:id="rId8" o:title=""/>
                        </v:shape>
                        <w10:wrap type="topAndBottom"/>
                      </v:group>
                    </w:pict>
                  </mc:Fallback>
                </mc:AlternateContent>
              </w:r>
            </w:del>
            <w:del w:id="114" w:author="Hayes, Jon" w:date="2023-07-06T22:44:00Z">
              <w:r w:rsidR="005305FC" w:rsidRPr="009B7F1E" w:rsidDel="005944DD">
                <w:rPr>
                  <w:rFonts w:eastAsia="Times New Roman"/>
                  <w:color w:val="44546A"/>
                </w:rPr>
                <w:delText>Fig. 1 Still from Burgers, “Narrative Structure Analysis:</w:delText>
              </w:r>
            </w:del>
            <w:del w:id="115" w:author="Hayes, Jon" w:date="2023-07-06T22:54:00Z">
              <w:r w:rsidR="005305FC" w:rsidRPr="009B7F1E" w:rsidDel="006D7EBE">
                <w:rPr>
                  <w:rFonts w:eastAsia="Times New Roman"/>
                  <w:color w:val="44546A"/>
                </w:rPr>
                <w:delText xml:space="preserve">                                     </w:delText>
              </w:r>
            </w:del>
            <w:del w:id="116" w:author="Hayes, Jon" w:date="2023-07-06T22:44:00Z">
              <w:r w:rsidR="005305FC" w:rsidRPr="009B7F1E" w:rsidDel="005944DD">
                <w:rPr>
                  <w:rFonts w:eastAsia="Times New Roman"/>
                  <w:color w:val="44546A"/>
                </w:rPr>
                <w:delText xml:space="preserve">              Plot Structure ‘A Rose for Emily,’” Digital Yoknapatawpha, University of Virginia,  </w:delText>
              </w:r>
              <w:r w:rsidR="00DE670F" w:rsidDel="005944DD">
                <w:fldChar w:fldCharType="begin"/>
              </w:r>
              <w:r w:rsidR="00DE670F" w:rsidDel="005944DD">
                <w:delInstrText xml:space="preserve"> HYPERLINK "http://faulkner.iath.virginia.edu/narrativeanalysis.html" \h </w:delInstrText>
              </w:r>
              <w:r w:rsidR="00DE670F" w:rsidDel="005944DD">
                <w:fldChar w:fldCharType="separate"/>
              </w:r>
              <w:r w:rsidR="005305FC" w:rsidRPr="009B7F1E" w:rsidDel="005944DD">
                <w:rPr>
                  <w:rFonts w:eastAsia="Times New Roman"/>
                  <w:color w:val="0563C1"/>
                  <w:u w:val="single"/>
                </w:rPr>
                <w:delText>http://faulkner.iath.virginia.edu/narrativeanalysis.html</w:delText>
              </w:r>
              <w:r w:rsidR="00DE670F" w:rsidDel="005944DD">
                <w:rPr>
                  <w:rFonts w:eastAsia="Times New Roman"/>
                  <w:color w:val="0563C1"/>
                  <w:u w:val="single"/>
                </w:rPr>
                <w:fldChar w:fldCharType="end"/>
              </w:r>
            </w:del>
          </w:p>
          <w:p w14:paraId="0FDF4EC3" w14:textId="229E0F44" w:rsidR="005305FC" w:rsidRPr="009B7F1E" w:rsidDel="006D7EBE" w:rsidRDefault="005305FC">
            <w:pPr>
              <w:spacing w:after="200" w:line="240" w:lineRule="auto"/>
              <w:ind w:left="1058" w:right="2430"/>
              <w:rPr>
                <w:del w:id="117" w:author="Hayes, Jon" w:date="2023-07-06T22:51:00Z"/>
                <w:rFonts w:eastAsia="Times New Roman"/>
              </w:rPr>
              <w:pPrChange w:id="118" w:author="Hayes, Jon" w:date="2023-07-06T22:56:00Z">
                <w:pPr>
                  <w:spacing w:after="200" w:line="240" w:lineRule="auto"/>
                  <w:ind w:left="1440" w:right="2430"/>
                </w:pPr>
              </w:pPrChange>
            </w:pPr>
            <w:del w:id="119" w:author="Hayes, Jon" w:date="2023-07-06T22:51:00Z">
              <w:r w:rsidRPr="009B7F1E" w:rsidDel="006D7EBE">
                <w:rPr>
                  <w:rFonts w:eastAsia="Times New Roman"/>
                  <w:color w:val="44546A"/>
                </w:rPr>
                <w:delText xml:space="preserve">Fig. 2 Visualization of upper-class social relations in “A Rose for Emily.” Still from “Characters in Force Directed Graph,” Digital Yoknapatawpha, University of Virginia, </w:delText>
              </w:r>
              <w:r w:rsidR="00DE670F" w:rsidDel="006D7EBE">
                <w:fldChar w:fldCharType="begin"/>
              </w:r>
              <w:r w:rsidR="00DE670F" w:rsidDel="006D7EBE">
                <w:delInstrText xml:space="preserve"> HYPERLINK "http://faulkner.iath.virginia.edu/char-char-force.html" \h </w:delInstrText>
              </w:r>
              <w:r w:rsidR="00DE670F" w:rsidDel="006D7EBE">
                <w:fldChar w:fldCharType="separate"/>
              </w:r>
              <w:r w:rsidRPr="009B7F1E" w:rsidDel="006D7EBE">
                <w:rPr>
                  <w:rFonts w:eastAsia="Times New Roman"/>
                  <w:color w:val="1155CC"/>
                  <w:u w:val="single"/>
                </w:rPr>
                <w:delText>http://faulkner.iath.virginia.edu/char-char-force.html</w:delText>
              </w:r>
              <w:r w:rsidR="00DE670F" w:rsidDel="006D7EBE">
                <w:rPr>
                  <w:rFonts w:eastAsia="Times New Roman"/>
                  <w:color w:val="1155CC"/>
                  <w:u w:val="single"/>
                </w:rPr>
                <w:fldChar w:fldCharType="end"/>
              </w:r>
            </w:del>
          </w:p>
          <w:p w14:paraId="04DD4A1D" w14:textId="3122E9C3" w:rsidR="005305FC" w:rsidRPr="009B7F1E" w:rsidDel="006D7EBE" w:rsidRDefault="005305FC">
            <w:pPr>
              <w:spacing w:after="200" w:line="240" w:lineRule="auto"/>
              <w:ind w:left="1058" w:right="2430"/>
              <w:rPr>
                <w:del w:id="120" w:author="Hayes, Jon" w:date="2023-07-06T22:54:00Z"/>
                <w:rFonts w:eastAsia="Times New Roman"/>
              </w:rPr>
              <w:pPrChange w:id="121" w:author="Hayes, Jon" w:date="2023-07-06T22:56:00Z">
                <w:pPr>
                  <w:spacing w:after="200" w:line="240" w:lineRule="auto"/>
                  <w:ind w:left="1440" w:right="2430"/>
                </w:pPr>
              </w:pPrChange>
            </w:pPr>
            <w:del w:id="122" w:author="Hayes, Jon" w:date="2023-07-06T22:53:00Z">
              <w:r w:rsidRPr="009B7F1E" w:rsidDel="006D7EBE">
                <w:rPr>
                  <w:rFonts w:eastAsia="Times New Roman"/>
                  <w:noProof/>
                </w:rPr>
                <w:lastRenderedPageBreak/>
                <mc:AlternateContent>
                  <mc:Choice Requires="wpg">
                    <w:drawing>
                      <wp:inline distT="114300" distB="114300" distL="114300" distR="114300" wp14:anchorId="154A89DA" wp14:editId="0F81AE52">
                        <wp:extent cx="3457575" cy="2981325"/>
                        <wp:effectExtent l="0" t="0" r="0" b="0"/>
                        <wp:docPr id="17" name="Group 17"/>
                        <wp:cNvGraphicFramePr/>
                        <a:graphic xmlns:a="http://schemas.openxmlformats.org/drawingml/2006/main">
                          <a:graphicData uri="http://schemas.microsoft.com/office/word/2010/wordprocessingGroup">
                            <wpg:wgp>
                              <wpg:cNvGrpSpPr/>
                              <wpg:grpSpPr>
                                <a:xfrm>
                                  <a:off x="0" y="0"/>
                                  <a:ext cx="3457575" cy="2981325"/>
                                  <a:chOff x="142850" y="142875"/>
                                  <a:chExt cx="3457625" cy="2981350"/>
                                </a:xfrm>
                              </wpg:grpSpPr>
                              <pic:pic xmlns:pic="http://schemas.openxmlformats.org/drawingml/2006/picture">
                                <pic:nvPicPr>
                                  <pic:cNvPr id="18" name="Shape 3" descr="Text, letter&#10;&#10;Description automatically generated"/>
                                  <pic:cNvPicPr preferRelativeResize="0"/>
                                </pic:nvPicPr>
                                <pic:blipFill>
                                  <a:blip r:embed="rId10">
                                    <a:alphaModFix/>
                                  </a:blip>
                                  <a:stretch>
                                    <a:fillRect/>
                                  </a:stretch>
                                </pic:blipFill>
                                <pic:spPr>
                                  <a:xfrm>
                                    <a:off x="152400" y="152400"/>
                                    <a:ext cx="3438525" cy="2962275"/>
                                  </a:xfrm>
                                  <a:prstGeom prst="rect">
                                    <a:avLst/>
                                  </a:prstGeom>
                                  <a:noFill/>
                                  <a:ln w="9525" cap="flat" cmpd="sng">
                                    <a:solidFill>
                                      <a:srgbClr val="4472C4"/>
                                    </a:solidFill>
                                    <a:prstDash val="solid"/>
                                    <a:miter lim="8000"/>
                                    <a:headEnd type="none" w="sm" len="sm"/>
                                    <a:tailEnd type="none" w="sm" len="sm"/>
                                  </a:ln>
                                </pic:spPr>
                              </pic:pic>
                            </wpg:wgp>
                          </a:graphicData>
                        </a:graphic>
                      </wp:inline>
                    </w:drawing>
                  </mc:Choice>
                  <mc:Fallback>
                    <w:pict>
                      <v:group w14:anchorId="3E12F23D" id="Group 17" o:spid="_x0000_s1026" style="width:272.25pt;height:234.75pt;mso-position-horizontal-relative:char;mso-position-vertical-relative:line" coordorigin="1428,1428" coordsize="34576,29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">
                        <v:shape id="Shape 3" o:spid="_x0000_s1027" type="#_x0000_t75" alt="Text, letter&#10;&#10;Description automatically generated" style="position:absolute;left:1524;top:1524;width:34385;height:29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" stroked="t" strokecolor="#4472c4">
                          <v:stroke startarrowwidth="narrow" startarrowlength="short" endarrowwidth="narrow" endarrowlength="short" miterlimit="5243f"/>
                          <v:imagedata r:id="rId11" o:title="Text, letter&#10;&#10;Description automatically generated"/>
                        </v:shape>
                        <w10:anchorlock/>
                      </v:group>
                    </w:pict>
                  </mc:Fallback>
                </mc:AlternateContent>
              </w:r>
            </w:del>
          </w:p>
          <w:p w14:paraId="3870E1A6" w14:textId="47DD34DF" w:rsidR="005305FC" w:rsidRPr="009B7F1E" w:rsidDel="006D7EBE" w:rsidRDefault="005305FC">
            <w:pPr>
              <w:spacing w:after="200" w:line="240" w:lineRule="auto"/>
              <w:ind w:left="1058"/>
              <w:rPr>
                <w:del w:id="123" w:author="Hayes, Jon" w:date="2023-07-06T22:54:00Z"/>
                <w:rFonts w:eastAsia="Times New Roman"/>
                <w:color w:val="44546A"/>
              </w:rPr>
              <w:pPrChange w:id="124" w:author="Hayes, Jon" w:date="2023-07-06T22:56:00Z">
                <w:pPr>
                  <w:spacing w:after="200" w:line="240" w:lineRule="auto"/>
                  <w:ind w:left="1440"/>
                </w:pPr>
              </w:pPrChange>
            </w:pPr>
            <w:del w:id="125" w:author="Hayes, Jon" w:date="2023-07-06T22:54:00Z">
              <w:r w:rsidRPr="009B7F1E" w:rsidDel="006D7EBE">
                <w:rPr>
                  <w:rFonts w:eastAsia="Times New Roman"/>
                  <w:color w:val="44546A"/>
                </w:rPr>
                <w:delText>Fig. 3 Still from typescript of “A Rose for Emily.”</w:delText>
              </w:r>
              <w:r w:rsidRPr="009B7F1E" w:rsidDel="006D7EBE">
                <w:rPr>
                  <w:rFonts w:eastAsia="Times New Roman"/>
                  <w:color w:val="301313"/>
                  <w:highlight w:val="white"/>
                </w:rPr>
                <w:delText xml:space="preserve"> </w:delText>
              </w:r>
              <w:r w:rsidRPr="009B7F1E" w:rsidDel="006D7EBE">
                <w:rPr>
                  <w:rFonts w:eastAsia="Times New Roman"/>
                  <w:color w:val="44546A"/>
                </w:rPr>
                <w:delText xml:space="preserve">Railton,                          “Manuscripts &amp;c: 'A Rose for Emily,’”                                                                                                   Digital Yoknapatawpha, University of Virginia, </w:delText>
              </w:r>
              <w:r w:rsidR="00DE670F" w:rsidDel="006D7EBE">
                <w:fldChar w:fldCharType="begin"/>
              </w:r>
              <w:r w:rsidR="00DE670F" w:rsidDel="006D7EBE">
                <w:delInstrText xml:space="preserve"> HYPERLINK "http://faulkner.drupal.shanti.virginia.edu/node/7862?canvas" \h </w:delInstrText>
              </w:r>
              <w:r w:rsidR="00DE670F" w:rsidDel="006D7EBE">
                <w:fldChar w:fldCharType="separate"/>
              </w:r>
              <w:r w:rsidRPr="009B7F1E" w:rsidDel="006D7EBE">
                <w:rPr>
                  <w:rFonts w:eastAsia="Times New Roman"/>
                  <w:color w:val="0563C1"/>
                  <w:u w:val="single"/>
                </w:rPr>
                <w:delText>http://faulkner.drupal.shanti.virginia.edu/node/7862?canvas</w:delText>
              </w:r>
              <w:r w:rsidR="00DE670F" w:rsidDel="006D7EBE">
                <w:rPr>
                  <w:rFonts w:eastAsia="Times New Roman"/>
                  <w:color w:val="0563C1"/>
                  <w:u w:val="single"/>
                </w:rPr>
                <w:fldChar w:fldCharType="end"/>
              </w:r>
              <w:r w:rsidRPr="009B7F1E" w:rsidDel="006D7EBE">
                <w:rPr>
                  <w:rFonts w:eastAsia="Times New Roman"/>
                  <w:color w:val="44546A"/>
                </w:rPr>
                <w:delText xml:space="preserve">                                      (Date added to project: 2015)</w:delText>
              </w:r>
            </w:del>
          </w:p>
          <w:p w14:paraId="42C3FA53" w14:textId="73671146" w:rsidR="00F81D42" w:rsidRPr="009B7F1E" w:rsidRDefault="00F81D42">
            <w:pPr>
              <w:spacing w:after="200" w:line="240" w:lineRule="auto"/>
              <w:ind w:left="1058"/>
              <w:rPr>
                <w:rFonts w:eastAsia="Times New Roman"/>
                <w:color w:val="44546A"/>
              </w:rPr>
              <w:pPrChange w:id="126" w:author="Hayes, Jon" w:date="2023-07-06T22:56:00Z">
                <w:pPr>
                  <w:spacing w:after="200" w:line="240" w:lineRule="auto"/>
                  <w:ind w:left="1440"/>
                </w:pPr>
              </w:pPrChange>
            </w:pPr>
            <w:r w:rsidRPr="009B7F1E">
              <w:rPr>
                <w:rFonts w:eastAsia="Times New Roman"/>
              </w:rPr>
              <w:t>&lt;/li&gt;</w:t>
            </w:r>
          </w:p>
          <w:p w14:paraId="5D8D7019" w14:textId="4939F79F" w:rsidR="005305FC" w:rsidRPr="009B7F1E" w:rsidRDefault="00F81D42">
            <w:pPr>
              <w:spacing w:after="200" w:line="240" w:lineRule="auto"/>
              <w:ind w:left="1058"/>
              <w:rPr>
                <w:rFonts w:eastAsia="Times New Roman"/>
                <w:color w:val="44546A"/>
              </w:rPr>
              <w:pPrChange w:id="127" w:author="Hayes, Jon" w:date="2023-07-06T22:56:00Z">
                <w:pPr>
                  <w:spacing w:after="200" w:line="240" w:lineRule="auto"/>
                  <w:ind w:left="1440"/>
                </w:pPr>
              </w:pPrChange>
            </w:pPr>
            <w:r w:rsidRPr="009B7F1E">
              <w:rPr>
                <w:rFonts w:eastAsia="Times New Roman"/>
              </w:rPr>
              <w:t>&lt;li&gt;</w:t>
            </w:r>
            <w:r w:rsidRPr="009B7F1E">
              <w:rPr>
                <w:rFonts w:eastAsia="Times New Roman"/>
                <w:b/>
              </w:rPr>
              <w:t xml:space="preserve"> </w:t>
            </w:r>
            <w:r w:rsidR="005305FC" w:rsidRPr="009B7F1E">
              <w:rPr>
                <w:rFonts w:eastAsia="Times New Roman"/>
              </w:rPr>
              <w:t>Students will have the option to analyze a Faulkner text with self-generated video content focusing on a tool or feature of Digital Yoknapatawpha.</w:t>
            </w:r>
            <w:r w:rsidRPr="009B7F1E">
              <w:rPr>
                <w:rFonts w:eastAsia="Times New Roman"/>
              </w:rPr>
              <w:t xml:space="preserve"> &lt;/li&gt;</w:t>
            </w:r>
          </w:p>
          <w:p w14:paraId="5A9D8833" w14:textId="79F78527" w:rsidR="005305FC" w:rsidRPr="009B7F1E" w:rsidRDefault="00F81D42">
            <w:pPr>
              <w:spacing w:after="200" w:line="240" w:lineRule="auto"/>
              <w:ind w:left="1058"/>
              <w:rPr>
                <w:rFonts w:eastAsia="Times New Roman"/>
                <w:color w:val="44546A"/>
              </w:rPr>
              <w:pPrChange w:id="128" w:author="Hayes, Jon" w:date="2023-07-06T22:56:00Z">
                <w:pPr>
                  <w:spacing w:after="200" w:line="240" w:lineRule="auto"/>
                  <w:ind w:left="1440"/>
                </w:pPr>
              </w:pPrChange>
            </w:pPr>
            <w:r w:rsidRPr="009B7F1E">
              <w:rPr>
                <w:rFonts w:eastAsia="Times New Roman"/>
              </w:rPr>
              <w:t>&lt;li&gt;</w:t>
            </w:r>
            <w:r w:rsidRPr="009B7F1E">
              <w:rPr>
                <w:rFonts w:eastAsia="Times New Roman"/>
                <w:b/>
              </w:rPr>
              <w:t xml:space="preserve"> </w:t>
            </w:r>
            <w:r w:rsidR="005305FC" w:rsidRPr="009B7F1E">
              <w:rPr>
                <w:rFonts w:eastAsia="Times New Roman"/>
              </w:rPr>
              <w:t>Finally, students will include citation of Digital Yoknapatawpha on a works cited page.</w:t>
            </w:r>
            <w:r w:rsidRPr="009B7F1E">
              <w:rPr>
                <w:rFonts w:eastAsia="Times New Roman"/>
              </w:rPr>
              <w:t xml:space="preserve"> &lt;/li&gt;</w:t>
            </w:r>
          </w:p>
          <w:p w14:paraId="7D726ECD" w14:textId="3BD936CC" w:rsidR="005305FC" w:rsidRPr="009B7F1E" w:rsidRDefault="00F81D42" w:rsidP="00F81D42">
            <w:pPr>
              <w:spacing w:line="240" w:lineRule="auto"/>
              <w:rPr>
                <w:rFonts w:eastAsia="Times New Roman"/>
              </w:rPr>
            </w:pPr>
            <w:r w:rsidRPr="009B7F1E">
              <w:rPr>
                <w:rFonts w:eastAsia="Times New Roman"/>
              </w:rPr>
              <w:t xml:space="preserve">&lt;p&gt; </w:t>
            </w:r>
            <w:r w:rsidR="005305FC" w:rsidRPr="009B7F1E">
              <w:rPr>
                <w:rFonts w:eastAsia="Times New Roman"/>
              </w:rPr>
              <w:t>Essay</w:t>
            </w:r>
            <w:del w:id="129" w:author="Hayes, Jon" w:date="2023-07-07T09:45:00Z">
              <w:r w:rsidR="005305FC" w:rsidRPr="009B7F1E" w:rsidDel="00262753">
                <w:rPr>
                  <w:rFonts w:eastAsia="Times New Roman"/>
                </w:rPr>
                <w:delText>s</w:delText>
              </w:r>
            </w:del>
            <w:r w:rsidR="005305FC" w:rsidRPr="009B7F1E">
              <w:rPr>
                <w:rFonts w:eastAsia="Times New Roman"/>
              </w:rPr>
              <w:t xml:space="preserve"> lengths </w:t>
            </w:r>
            <w:r w:rsidRPr="009B7F1E">
              <w:rPr>
                <w:rFonts w:eastAsia="Times New Roman"/>
              </w:rPr>
              <w:t xml:space="preserve">will </w:t>
            </w:r>
            <w:r w:rsidR="005305FC" w:rsidRPr="009B7F1E">
              <w:rPr>
                <w:rFonts w:eastAsia="Times New Roman"/>
              </w:rPr>
              <w:t>depend o</w:t>
            </w:r>
            <w:ins w:id="130" w:author="Hayes, Jon" w:date="2023-07-07T09:45:00Z">
              <w:r w:rsidR="00262753">
                <w:rPr>
                  <w:rFonts w:eastAsia="Times New Roman"/>
                </w:rPr>
                <w:t>n</w:t>
              </w:r>
            </w:ins>
            <w:del w:id="131" w:author="Hayes, Jon" w:date="2023-07-07T09:45:00Z">
              <w:r w:rsidR="005305FC" w:rsidRPr="009B7F1E" w:rsidDel="00262753">
                <w:rPr>
                  <w:rFonts w:eastAsia="Times New Roman"/>
                </w:rPr>
                <w:delText>n level of</w:delText>
              </w:r>
            </w:del>
            <w:r w:rsidR="005305FC" w:rsidRPr="009B7F1E">
              <w:rPr>
                <w:rFonts w:eastAsia="Times New Roman"/>
              </w:rPr>
              <w:t xml:space="preserve"> student</w:t>
            </w:r>
            <w:ins w:id="132" w:author="Hayes, Jon" w:date="2023-07-07T09:45:00Z">
              <w:r w:rsidR="00262753">
                <w:rPr>
                  <w:rFonts w:eastAsia="Times New Roman"/>
                </w:rPr>
                <w:t xml:space="preserve"> levels</w:t>
              </w:r>
            </w:ins>
            <w:del w:id="133" w:author="Hayes, Jon" w:date="2023-07-07T09:45:00Z">
              <w:r w:rsidR="005305FC" w:rsidRPr="009B7F1E" w:rsidDel="00262753">
                <w:rPr>
                  <w:rFonts w:eastAsia="Times New Roman"/>
                </w:rPr>
                <w:delText>s</w:delText>
              </w:r>
            </w:del>
            <w:r w:rsidR="005305FC" w:rsidRPr="009B7F1E">
              <w:rPr>
                <w:rFonts w:eastAsia="Times New Roman"/>
              </w:rPr>
              <w:t xml:space="preserve"> (secondary, undergraduate, or graduate) and course objectives, and essay formats (Word, Google document, etc.) will vary depending on instructor preference.</w:t>
            </w:r>
            <w:r w:rsidRPr="009B7F1E">
              <w:rPr>
                <w:rFonts w:eastAsia="Times New Roman"/>
              </w:rPr>
              <w:t xml:space="preserve"> &lt;/p&gt;</w:t>
            </w:r>
          </w:p>
        </w:tc>
      </w:tr>
    </w:tbl>
    <w:p w14:paraId="59BB5CEF" w14:textId="77777777" w:rsidR="009C29A6" w:rsidRPr="009B7F1E" w:rsidRDefault="009C29A6"/>
    <w:sectPr w:rsidR="009C29A6" w:rsidRPr="009B7F1E" w:rsidSect="00F81D42">
      <w:footerReference w:type="even" r:id="rId19"/>
      <w:footerReference w:type="default" r:id="rId20"/>
      <w:pgSz w:w="12240" w:h="15840"/>
      <w:pgMar w:top="459" w:right="1440" w:bottom="75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F15F5" w14:textId="77777777" w:rsidR="00970F8A" w:rsidRDefault="00970F8A" w:rsidP="00237123">
      <w:pPr>
        <w:spacing w:line="240" w:lineRule="auto"/>
      </w:pPr>
      <w:r>
        <w:separator/>
      </w:r>
    </w:p>
  </w:endnote>
  <w:endnote w:type="continuationSeparator" w:id="0">
    <w:p w14:paraId="4B678E53" w14:textId="77777777" w:rsidR="00970F8A" w:rsidRDefault="00970F8A" w:rsidP="002371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0064635"/>
      <w:docPartObj>
        <w:docPartGallery w:val="Page Numbers (Bottom of Page)"/>
        <w:docPartUnique/>
      </w:docPartObj>
    </w:sdtPr>
    <w:sdtContent>
      <w:p w14:paraId="1AD3FCA8" w14:textId="3000C1F9" w:rsidR="00237123" w:rsidRDefault="00237123" w:rsidP="002C74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9DBFCE" w14:textId="77777777" w:rsidR="00237123" w:rsidRDefault="00237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722881"/>
      <w:docPartObj>
        <w:docPartGallery w:val="Page Numbers (Bottom of Page)"/>
        <w:docPartUnique/>
      </w:docPartObj>
    </w:sdtPr>
    <w:sdtContent>
      <w:p w14:paraId="7FB00F4B" w14:textId="068A8850" w:rsidR="00237123" w:rsidRDefault="00237123" w:rsidP="002C74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1FAD2" w14:textId="77777777" w:rsidR="00237123" w:rsidRDefault="00237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86E55" w14:textId="77777777" w:rsidR="00970F8A" w:rsidRDefault="00970F8A" w:rsidP="00237123">
      <w:pPr>
        <w:spacing w:line="240" w:lineRule="auto"/>
      </w:pPr>
      <w:r>
        <w:separator/>
      </w:r>
    </w:p>
  </w:footnote>
  <w:footnote w:type="continuationSeparator" w:id="0">
    <w:p w14:paraId="6C1B584F" w14:textId="77777777" w:rsidR="00970F8A" w:rsidRDefault="00970F8A" w:rsidP="002371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4173F"/>
    <w:multiLevelType w:val="hybridMultilevel"/>
    <w:tmpl w:val="F0E055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07923"/>
    <w:multiLevelType w:val="hybridMultilevel"/>
    <w:tmpl w:val="208C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63335"/>
    <w:multiLevelType w:val="hybridMultilevel"/>
    <w:tmpl w:val="8D988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530F7"/>
    <w:multiLevelType w:val="hybridMultilevel"/>
    <w:tmpl w:val="459E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881E1E"/>
    <w:multiLevelType w:val="multilevel"/>
    <w:tmpl w:val="2828F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4587EC9"/>
    <w:multiLevelType w:val="multilevel"/>
    <w:tmpl w:val="4F388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344504"/>
    <w:multiLevelType w:val="multilevel"/>
    <w:tmpl w:val="EB8ABB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7F4132B"/>
    <w:multiLevelType w:val="hybridMultilevel"/>
    <w:tmpl w:val="13784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800814">
    <w:abstractNumId w:val="5"/>
  </w:num>
  <w:num w:numId="2" w16cid:durableId="380519712">
    <w:abstractNumId w:val="6"/>
  </w:num>
  <w:num w:numId="3" w16cid:durableId="1077023212">
    <w:abstractNumId w:val="4"/>
  </w:num>
  <w:num w:numId="4" w16cid:durableId="1806385231">
    <w:abstractNumId w:val="2"/>
  </w:num>
  <w:num w:numId="5" w16cid:durableId="289944821">
    <w:abstractNumId w:val="1"/>
  </w:num>
  <w:num w:numId="6" w16cid:durableId="1364478299">
    <w:abstractNumId w:val="3"/>
  </w:num>
  <w:num w:numId="7" w16cid:durableId="1659721997">
    <w:abstractNumId w:val="7"/>
  </w:num>
  <w:num w:numId="8" w16cid:durableId="6322509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yes, Jon">
    <w15:presenceInfo w15:providerId="None" w15:userId="Hayes, Jon"/>
  </w15:person>
  <w15:person w15:author="Burgers, Johannes Hendrikus - burgerjh">
    <w15:presenceInfo w15:providerId="AD" w15:userId="S::burgerjh@jmu.edu::158e1e03-5d09-48cd-aba6-ac70197ca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6F"/>
    <w:rsid w:val="00013AC9"/>
    <w:rsid w:val="0006077A"/>
    <w:rsid w:val="0008142C"/>
    <w:rsid w:val="001A5D7C"/>
    <w:rsid w:val="002243FB"/>
    <w:rsid w:val="00237123"/>
    <w:rsid w:val="00253349"/>
    <w:rsid w:val="002561E3"/>
    <w:rsid w:val="00262753"/>
    <w:rsid w:val="00274531"/>
    <w:rsid w:val="002E22D0"/>
    <w:rsid w:val="0030590D"/>
    <w:rsid w:val="00442739"/>
    <w:rsid w:val="004529EE"/>
    <w:rsid w:val="004C7340"/>
    <w:rsid w:val="004D24D7"/>
    <w:rsid w:val="004D3CD6"/>
    <w:rsid w:val="004F3F0E"/>
    <w:rsid w:val="00523281"/>
    <w:rsid w:val="005305FC"/>
    <w:rsid w:val="00545112"/>
    <w:rsid w:val="005944DD"/>
    <w:rsid w:val="005E7DA6"/>
    <w:rsid w:val="00650658"/>
    <w:rsid w:val="00682C7C"/>
    <w:rsid w:val="00683D2D"/>
    <w:rsid w:val="006D7EBE"/>
    <w:rsid w:val="00721E88"/>
    <w:rsid w:val="007360BB"/>
    <w:rsid w:val="007927C2"/>
    <w:rsid w:val="007A16E2"/>
    <w:rsid w:val="007A782A"/>
    <w:rsid w:val="007C0C9E"/>
    <w:rsid w:val="007E2933"/>
    <w:rsid w:val="00831553"/>
    <w:rsid w:val="00865E88"/>
    <w:rsid w:val="008B0973"/>
    <w:rsid w:val="00970F8A"/>
    <w:rsid w:val="00971759"/>
    <w:rsid w:val="00973385"/>
    <w:rsid w:val="00974FCC"/>
    <w:rsid w:val="0099177A"/>
    <w:rsid w:val="009B7F1E"/>
    <w:rsid w:val="009C29A6"/>
    <w:rsid w:val="00A35F6F"/>
    <w:rsid w:val="00A56F90"/>
    <w:rsid w:val="00A97D44"/>
    <w:rsid w:val="00AD7912"/>
    <w:rsid w:val="00B012BC"/>
    <w:rsid w:val="00BD51FE"/>
    <w:rsid w:val="00C177DF"/>
    <w:rsid w:val="00C25355"/>
    <w:rsid w:val="00D576DB"/>
    <w:rsid w:val="00D70055"/>
    <w:rsid w:val="00D76097"/>
    <w:rsid w:val="00D8670B"/>
    <w:rsid w:val="00DC42F1"/>
    <w:rsid w:val="00DE670F"/>
    <w:rsid w:val="00E307A9"/>
    <w:rsid w:val="00E66F8D"/>
    <w:rsid w:val="00F118E8"/>
    <w:rsid w:val="00F81D42"/>
    <w:rsid w:val="00FC1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C0AC"/>
  <w14:defaultImageDpi w14:val="32767"/>
  <w15:chartTrackingRefBased/>
  <w15:docId w15:val="{7F1A021B-EA9A-4B4C-A149-4B333BFE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C42F1"/>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077A"/>
    <w:rPr>
      <w:color w:val="0563C1" w:themeColor="hyperlink"/>
      <w:u w:val="single"/>
    </w:rPr>
  </w:style>
  <w:style w:type="character" w:styleId="UnresolvedMention">
    <w:name w:val="Unresolved Mention"/>
    <w:basedOn w:val="DefaultParagraphFont"/>
    <w:uiPriority w:val="99"/>
    <w:rsid w:val="0006077A"/>
    <w:rPr>
      <w:color w:val="605E5C"/>
      <w:shd w:val="clear" w:color="auto" w:fill="E1DFDD"/>
    </w:rPr>
  </w:style>
  <w:style w:type="paragraph" w:styleId="NormalWeb">
    <w:name w:val="Normal (Web)"/>
    <w:basedOn w:val="Normal"/>
    <w:uiPriority w:val="99"/>
    <w:unhideWhenUsed/>
    <w:rsid w:val="000607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06077A"/>
  </w:style>
  <w:style w:type="paragraph" w:styleId="ListParagraph">
    <w:name w:val="List Paragraph"/>
    <w:basedOn w:val="Normal"/>
    <w:uiPriority w:val="34"/>
    <w:qFormat/>
    <w:rsid w:val="00865E88"/>
    <w:pPr>
      <w:ind w:left="720"/>
      <w:contextualSpacing/>
    </w:pPr>
  </w:style>
  <w:style w:type="character" w:styleId="FollowedHyperlink">
    <w:name w:val="FollowedHyperlink"/>
    <w:basedOn w:val="DefaultParagraphFont"/>
    <w:uiPriority w:val="99"/>
    <w:semiHidden/>
    <w:unhideWhenUsed/>
    <w:rsid w:val="00E307A9"/>
    <w:rPr>
      <w:color w:val="954F72" w:themeColor="followedHyperlink"/>
      <w:u w:val="single"/>
    </w:rPr>
  </w:style>
  <w:style w:type="paragraph" w:styleId="Footer">
    <w:name w:val="footer"/>
    <w:basedOn w:val="Normal"/>
    <w:link w:val="FooterChar"/>
    <w:uiPriority w:val="99"/>
    <w:unhideWhenUsed/>
    <w:rsid w:val="00237123"/>
    <w:pPr>
      <w:tabs>
        <w:tab w:val="center" w:pos="4680"/>
        <w:tab w:val="right" w:pos="9360"/>
      </w:tabs>
      <w:spacing w:line="240" w:lineRule="auto"/>
    </w:pPr>
  </w:style>
  <w:style w:type="character" w:customStyle="1" w:styleId="FooterChar">
    <w:name w:val="Footer Char"/>
    <w:basedOn w:val="DefaultParagraphFont"/>
    <w:link w:val="Footer"/>
    <w:uiPriority w:val="99"/>
    <w:rsid w:val="00237123"/>
    <w:rPr>
      <w:rFonts w:ascii="Arial" w:eastAsia="Arial" w:hAnsi="Arial" w:cs="Arial"/>
      <w:sz w:val="22"/>
      <w:szCs w:val="22"/>
      <w:lang w:val="en"/>
    </w:rPr>
  </w:style>
  <w:style w:type="character" w:styleId="PageNumber">
    <w:name w:val="page number"/>
    <w:basedOn w:val="DefaultParagraphFont"/>
    <w:uiPriority w:val="99"/>
    <w:semiHidden/>
    <w:unhideWhenUsed/>
    <w:rsid w:val="00237123"/>
  </w:style>
  <w:style w:type="paragraph" w:styleId="Header">
    <w:name w:val="header"/>
    <w:basedOn w:val="Normal"/>
    <w:link w:val="HeaderChar"/>
    <w:uiPriority w:val="99"/>
    <w:unhideWhenUsed/>
    <w:rsid w:val="00237123"/>
    <w:pPr>
      <w:tabs>
        <w:tab w:val="center" w:pos="4680"/>
        <w:tab w:val="right" w:pos="9360"/>
      </w:tabs>
      <w:spacing w:line="240" w:lineRule="auto"/>
    </w:pPr>
  </w:style>
  <w:style w:type="character" w:customStyle="1" w:styleId="HeaderChar">
    <w:name w:val="Header Char"/>
    <w:basedOn w:val="DefaultParagraphFont"/>
    <w:link w:val="Header"/>
    <w:uiPriority w:val="99"/>
    <w:rsid w:val="00237123"/>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30590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0590D"/>
    <w:rPr>
      <w:rFonts w:ascii="Times New Roman" w:eastAsia="Arial" w:hAnsi="Times New Roman" w:cs="Times New Roman"/>
      <w:sz w:val="18"/>
      <w:szCs w:val="18"/>
      <w:lang w:val="en"/>
    </w:rPr>
  </w:style>
  <w:style w:type="paragraph" w:styleId="Caption">
    <w:name w:val="caption"/>
    <w:basedOn w:val="Normal"/>
    <w:next w:val="Normal"/>
    <w:uiPriority w:val="35"/>
    <w:unhideWhenUsed/>
    <w:qFormat/>
    <w:rsid w:val="005944DD"/>
    <w:pPr>
      <w:spacing w:after="200" w:line="240" w:lineRule="auto"/>
    </w:pPr>
    <w:rPr>
      <w:i/>
      <w:iCs/>
      <w:color w:val="44546A" w:themeColor="text2"/>
      <w:sz w:val="18"/>
      <w:szCs w:val="18"/>
    </w:rPr>
  </w:style>
  <w:style w:type="paragraph" w:styleId="Revision">
    <w:name w:val="Revision"/>
    <w:hidden/>
    <w:uiPriority w:val="99"/>
    <w:semiHidden/>
    <w:rsid w:val="005944DD"/>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74434">
      <w:bodyDiv w:val="1"/>
      <w:marLeft w:val="0"/>
      <w:marRight w:val="0"/>
      <w:marTop w:val="0"/>
      <w:marBottom w:val="0"/>
      <w:divBdr>
        <w:top w:val="none" w:sz="0" w:space="0" w:color="auto"/>
        <w:left w:val="none" w:sz="0" w:space="0" w:color="auto"/>
        <w:bottom w:val="none" w:sz="0" w:space="0" w:color="auto"/>
        <w:right w:val="none" w:sz="0" w:space="0" w:color="auto"/>
      </w:divBdr>
    </w:div>
    <w:div w:id="202137259">
      <w:bodyDiv w:val="1"/>
      <w:marLeft w:val="0"/>
      <w:marRight w:val="0"/>
      <w:marTop w:val="0"/>
      <w:marBottom w:val="0"/>
      <w:divBdr>
        <w:top w:val="none" w:sz="0" w:space="0" w:color="auto"/>
        <w:left w:val="none" w:sz="0" w:space="0" w:color="auto"/>
        <w:bottom w:val="none" w:sz="0" w:space="0" w:color="auto"/>
        <w:right w:val="none" w:sz="0" w:space="0" w:color="auto"/>
      </w:divBdr>
    </w:div>
    <w:div w:id="439685078">
      <w:bodyDiv w:val="1"/>
      <w:marLeft w:val="0"/>
      <w:marRight w:val="0"/>
      <w:marTop w:val="0"/>
      <w:marBottom w:val="0"/>
      <w:divBdr>
        <w:top w:val="none" w:sz="0" w:space="0" w:color="auto"/>
        <w:left w:val="none" w:sz="0" w:space="0" w:color="auto"/>
        <w:bottom w:val="none" w:sz="0" w:space="0" w:color="auto"/>
        <w:right w:val="none" w:sz="0" w:space="0" w:color="auto"/>
      </w:divBdr>
    </w:div>
    <w:div w:id="782847140">
      <w:bodyDiv w:val="1"/>
      <w:marLeft w:val="0"/>
      <w:marRight w:val="0"/>
      <w:marTop w:val="0"/>
      <w:marBottom w:val="0"/>
      <w:divBdr>
        <w:top w:val="none" w:sz="0" w:space="0" w:color="auto"/>
        <w:left w:val="none" w:sz="0" w:space="0" w:color="auto"/>
        <w:bottom w:val="none" w:sz="0" w:space="0" w:color="auto"/>
        <w:right w:val="none" w:sz="0" w:space="0" w:color="auto"/>
      </w:divBdr>
    </w:div>
    <w:div w:id="848981764">
      <w:bodyDiv w:val="1"/>
      <w:marLeft w:val="0"/>
      <w:marRight w:val="0"/>
      <w:marTop w:val="0"/>
      <w:marBottom w:val="0"/>
      <w:divBdr>
        <w:top w:val="none" w:sz="0" w:space="0" w:color="auto"/>
        <w:left w:val="none" w:sz="0" w:space="0" w:color="auto"/>
        <w:bottom w:val="none" w:sz="0" w:space="0" w:color="auto"/>
        <w:right w:val="none" w:sz="0" w:space="0" w:color="auto"/>
      </w:divBdr>
    </w:div>
    <w:div w:id="927421854">
      <w:bodyDiv w:val="1"/>
      <w:marLeft w:val="0"/>
      <w:marRight w:val="0"/>
      <w:marTop w:val="0"/>
      <w:marBottom w:val="0"/>
      <w:divBdr>
        <w:top w:val="none" w:sz="0" w:space="0" w:color="auto"/>
        <w:left w:val="none" w:sz="0" w:space="0" w:color="auto"/>
        <w:bottom w:val="none" w:sz="0" w:space="0" w:color="auto"/>
        <w:right w:val="none" w:sz="0" w:space="0" w:color="auto"/>
      </w:divBdr>
    </w:div>
    <w:div w:id="1063597832">
      <w:bodyDiv w:val="1"/>
      <w:marLeft w:val="0"/>
      <w:marRight w:val="0"/>
      <w:marTop w:val="0"/>
      <w:marBottom w:val="0"/>
      <w:divBdr>
        <w:top w:val="none" w:sz="0" w:space="0" w:color="auto"/>
        <w:left w:val="none" w:sz="0" w:space="0" w:color="auto"/>
        <w:bottom w:val="none" w:sz="0" w:space="0" w:color="auto"/>
        <w:right w:val="none" w:sz="0" w:space="0" w:color="auto"/>
      </w:divBdr>
    </w:div>
    <w:div w:id="1099057890">
      <w:bodyDiv w:val="1"/>
      <w:marLeft w:val="0"/>
      <w:marRight w:val="0"/>
      <w:marTop w:val="0"/>
      <w:marBottom w:val="0"/>
      <w:divBdr>
        <w:top w:val="none" w:sz="0" w:space="0" w:color="auto"/>
        <w:left w:val="none" w:sz="0" w:space="0" w:color="auto"/>
        <w:bottom w:val="none" w:sz="0" w:space="0" w:color="auto"/>
        <w:right w:val="none" w:sz="0" w:space="0" w:color="auto"/>
      </w:divBdr>
    </w:div>
    <w:div w:id="1213422273">
      <w:bodyDiv w:val="1"/>
      <w:marLeft w:val="0"/>
      <w:marRight w:val="0"/>
      <w:marTop w:val="0"/>
      <w:marBottom w:val="0"/>
      <w:divBdr>
        <w:top w:val="none" w:sz="0" w:space="0" w:color="auto"/>
        <w:left w:val="none" w:sz="0" w:space="0" w:color="auto"/>
        <w:bottom w:val="none" w:sz="0" w:space="0" w:color="auto"/>
        <w:right w:val="none" w:sz="0" w:space="0" w:color="auto"/>
      </w:divBdr>
    </w:div>
    <w:div w:id="1339233612">
      <w:bodyDiv w:val="1"/>
      <w:marLeft w:val="0"/>
      <w:marRight w:val="0"/>
      <w:marTop w:val="0"/>
      <w:marBottom w:val="0"/>
      <w:divBdr>
        <w:top w:val="none" w:sz="0" w:space="0" w:color="auto"/>
        <w:left w:val="none" w:sz="0" w:space="0" w:color="auto"/>
        <w:bottom w:val="none" w:sz="0" w:space="0" w:color="auto"/>
        <w:right w:val="none" w:sz="0" w:space="0" w:color="auto"/>
      </w:divBdr>
    </w:div>
    <w:div w:id="1466970455">
      <w:bodyDiv w:val="1"/>
      <w:marLeft w:val="0"/>
      <w:marRight w:val="0"/>
      <w:marTop w:val="0"/>
      <w:marBottom w:val="0"/>
      <w:divBdr>
        <w:top w:val="none" w:sz="0" w:space="0" w:color="auto"/>
        <w:left w:val="none" w:sz="0" w:space="0" w:color="auto"/>
        <w:bottom w:val="none" w:sz="0" w:space="0" w:color="auto"/>
        <w:right w:val="none" w:sz="0" w:space="0" w:color="auto"/>
      </w:divBdr>
    </w:div>
    <w:div w:id="1674796580">
      <w:bodyDiv w:val="1"/>
      <w:marLeft w:val="0"/>
      <w:marRight w:val="0"/>
      <w:marTop w:val="0"/>
      <w:marBottom w:val="0"/>
      <w:divBdr>
        <w:top w:val="none" w:sz="0" w:space="0" w:color="auto"/>
        <w:left w:val="none" w:sz="0" w:space="0" w:color="auto"/>
        <w:bottom w:val="none" w:sz="0" w:space="0" w:color="auto"/>
        <w:right w:val="none" w:sz="0" w:space="0" w:color="auto"/>
      </w:divBdr>
    </w:div>
    <w:div w:id="1704791672">
      <w:bodyDiv w:val="1"/>
      <w:marLeft w:val="0"/>
      <w:marRight w:val="0"/>
      <w:marTop w:val="0"/>
      <w:marBottom w:val="0"/>
      <w:divBdr>
        <w:top w:val="none" w:sz="0" w:space="0" w:color="auto"/>
        <w:left w:val="none" w:sz="0" w:space="0" w:color="auto"/>
        <w:bottom w:val="none" w:sz="0" w:space="0" w:color="auto"/>
        <w:right w:val="none" w:sz="0" w:space="0" w:color="auto"/>
      </w:divBdr>
    </w:div>
    <w:div w:id="214657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istory.com/topics/black-history/great-migration" TargetMode="External"/><Relationship Id="rId18" Type="http://schemas.openxmlformats.org/officeDocument/2006/relationships/hyperlink" Target="https://faulkner.iath.virginia.ed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history.com/topics/black-history/great-migratio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faulkner.iath.virginia.edu/narrativeanalysis.html"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faulkner.drupal.shanti.virginia.edu/node/7862?canvas" TargetMode="External"/><Relationship Id="rId14" Type="http://schemas.openxmlformats.org/officeDocument/2006/relationships/hyperlink" Target="https://faulkner.iath.virginia.edu/?&amp;text=RE"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Jon</dc:creator>
  <cp:keywords/>
  <dc:description/>
  <cp:lastModifiedBy>Burgers, Johannes Hendrikus - burgerjh</cp:lastModifiedBy>
  <cp:revision>2</cp:revision>
  <dcterms:created xsi:type="dcterms:W3CDTF">2023-08-05T10:06:00Z</dcterms:created>
  <dcterms:modified xsi:type="dcterms:W3CDTF">2023-08-05T10:06:00Z</dcterms:modified>
</cp:coreProperties>
</file>